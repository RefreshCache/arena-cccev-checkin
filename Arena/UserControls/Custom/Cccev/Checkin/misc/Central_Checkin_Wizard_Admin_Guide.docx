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79F9" w:rsidRDefault="002279F9" w:rsidP="002279F9">
      <w:pPr>
        <w:pStyle w:val="StyleCentered"/>
        <w:rPr>
          <w:rFonts w:cs="Arial"/>
          <w:sz w:val="32"/>
          <w:szCs w:val="32"/>
        </w:rPr>
      </w:pPr>
      <w:r>
        <w:rPr>
          <w:noProof/>
        </w:rPr>
        <w:drawing>
          <wp:anchor distT="0" distB="0" distL="114300" distR="114300" simplePos="0" relativeHeight="251661312" behindDoc="1" locked="0" layoutInCell="1" allowOverlap="1">
            <wp:simplePos x="0" y="0"/>
            <wp:positionH relativeFrom="column">
              <wp:posOffset>-1188720</wp:posOffset>
            </wp:positionH>
            <wp:positionV relativeFrom="paragraph">
              <wp:posOffset>-914400</wp:posOffset>
            </wp:positionV>
            <wp:extent cx="8961120" cy="1521460"/>
            <wp:effectExtent l="19050" t="0" r="0" b="0"/>
            <wp:wrapNone/>
            <wp:docPr id="10"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8" cstate="print"/>
                    <a:srcRect/>
                    <a:stretch>
                      <a:fillRect/>
                    </a:stretch>
                  </pic:blipFill>
                  <pic:spPr bwMode="auto">
                    <a:xfrm>
                      <a:off x="0" y="0"/>
                      <a:ext cx="8961120" cy="1521460"/>
                    </a:xfrm>
                    <a:prstGeom prst="rect">
                      <a:avLst/>
                    </a:prstGeom>
                    <a:noFill/>
                    <a:ln w="9525">
                      <a:noFill/>
                      <a:miter lim="800000"/>
                      <a:headEnd/>
                      <a:tailEnd/>
                    </a:ln>
                  </pic:spPr>
                </pic:pic>
              </a:graphicData>
            </a:graphic>
          </wp:anchor>
        </w:drawing>
      </w:r>
    </w:p>
    <w:p w:rsidR="002279F9" w:rsidRDefault="002279F9" w:rsidP="002279F9">
      <w:pPr>
        <w:pStyle w:val="Style16ptBoldCentered"/>
      </w:pPr>
    </w:p>
    <w:p w:rsidR="002279F9" w:rsidRDefault="002279F9" w:rsidP="002279F9">
      <w:pPr>
        <w:pStyle w:val="Style16ptBoldCentered"/>
      </w:pPr>
    </w:p>
    <w:p w:rsidR="002279F9" w:rsidRDefault="002279F9" w:rsidP="002279F9">
      <w:pPr>
        <w:pStyle w:val="Style16ptBoldCentered"/>
      </w:pPr>
    </w:p>
    <w:p w:rsidR="002279F9" w:rsidRPr="005441A8" w:rsidRDefault="002279F9" w:rsidP="002279F9">
      <w:pPr>
        <w:pStyle w:val="Style16ptBoldCentered"/>
      </w:pPr>
      <w:r w:rsidRPr="005441A8">
        <w:t>Central Christian Church &amp; High Desert Church</w:t>
      </w:r>
    </w:p>
    <w:p w:rsidR="002279F9" w:rsidRDefault="002279F9" w:rsidP="002279F9">
      <w:pPr>
        <w:pStyle w:val="Style16ptBoldCentered"/>
      </w:pPr>
      <w:r w:rsidRPr="005441A8">
        <w:t>Check-In Wizard</w:t>
      </w:r>
      <w:r>
        <w:br/>
      </w:r>
    </w:p>
    <w:p w:rsidR="002279F9" w:rsidRPr="005441A8" w:rsidRDefault="002279F9" w:rsidP="002279F9">
      <w:pPr>
        <w:pStyle w:val="Style16ptBoldCentered"/>
        <w:rPr>
          <w:sz w:val="40"/>
        </w:rPr>
      </w:pPr>
      <w:r w:rsidRPr="005441A8">
        <w:rPr>
          <w:sz w:val="40"/>
        </w:rPr>
        <w:t>Administrator Guide</w:t>
      </w:r>
    </w:p>
    <w:p w:rsidR="002279F9" w:rsidRDefault="002279F9" w:rsidP="002279F9">
      <w:pPr>
        <w:pStyle w:val="StyleCentered"/>
      </w:pPr>
    </w:p>
    <w:p w:rsidR="002279F9" w:rsidRDefault="002279F9" w:rsidP="002279F9">
      <w:pPr>
        <w:pStyle w:val="StyleCentered"/>
      </w:pPr>
      <w:r w:rsidRPr="00F23627">
        <w:rPr>
          <w:color w:val="C0C0C0"/>
        </w:rPr>
        <w:t>Version</w:t>
      </w:r>
      <w:r>
        <w:rPr>
          <w:color w:val="C0C0C0"/>
        </w:rPr>
        <w:t>: 1</w:t>
      </w:r>
      <w:proofErr w:type="gramStart"/>
      <w:r>
        <w:rPr>
          <w:color w:val="C0C0C0"/>
        </w:rPr>
        <w:t>.</w:t>
      </w:r>
      <w:proofErr w:type="gramEnd"/>
      <w:del w:id="0" w:author="Nick Airdo" w:date="2011-10-28T08:26:00Z">
        <w:r w:rsidDel="00152A52">
          <w:rPr>
            <w:color w:val="C0C0C0"/>
          </w:rPr>
          <w:delText>3</w:delText>
        </w:r>
      </w:del>
      <w:ins w:id="1" w:author="Nick Airdo" w:date="2011-10-28T08:26:00Z">
        <w:r w:rsidR="00152A52">
          <w:rPr>
            <w:color w:val="C0C0C0"/>
          </w:rPr>
          <w:t>4</w:t>
        </w:r>
      </w:ins>
      <w:r>
        <w:rPr>
          <w:color w:val="C0C0C0"/>
        </w:rPr>
        <w:t>.</w:t>
      </w:r>
      <w:del w:id="2" w:author="Nick Airdo" w:date="2011-10-28T08:26:00Z">
        <w:r w:rsidR="00B23E6B" w:rsidDel="00152A52">
          <w:rPr>
            <w:color w:val="C0C0C0"/>
          </w:rPr>
          <w:delText>1</w:delText>
        </w:r>
        <w:r w:rsidDel="00152A52">
          <w:rPr>
            <w:color w:val="C0C0C0"/>
          </w:rPr>
          <w:delText xml:space="preserve"> </w:delText>
        </w:r>
      </w:del>
      <w:ins w:id="3" w:author="Nick Airdo" w:date="2011-10-28T08:26:00Z">
        <w:r w:rsidR="00152A52">
          <w:rPr>
            <w:color w:val="C0C0C0"/>
          </w:rPr>
          <w:t xml:space="preserve">0 </w:t>
        </w:r>
      </w:ins>
      <w:r>
        <w:rPr>
          <w:color w:val="C0C0C0"/>
        </w:rPr>
        <w:t xml:space="preserve">(rev </w:t>
      </w:r>
      <w:fldSimple w:instr=" REVNUM   \* MERGEFORMAT ">
        <w:ins w:id="4" w:author="Nick Airdo" w:date="2011-10-28T14:55:00Z">
          <w:r w:rsidR="00BB2E82" w:rsidRPr="00BB2E82">
            <w:rPr>
              <w:noProof/>
              <w:color w:val="C0C0C0"/>
              <w:rPrChange w:id="5" w:author="Nick Airdo" w:date="2011-10-28T14:55:00Z">
                <w:rPr/>
              </w:rPrChange>
            </w:rPr>
            <w:t>106</w:t>
          </w:r>
        </w:ins>
        <w:del w:id="6" w:author="Nick Airdo" w:date="2011-10-28T14:55:00Z">
          <w:r w:rsidR="007A00AF" w:rsidRPr="007A00AF" w:rsidDel="00BB2E82">
            <w:rPr>
              <w:noProof/>
              <w:color w:val="C0C0C0"/>
            </w:rPr>
            <w:delText>96</w:delText>
          </w:r>
        </w:del>
      </w:fldSimple>
      <w:r>
        <w:rPr>
          <w:color w:val="C0C0C0"/>
        </w:rPr>
        <w:t>)</w:t>
      </w:r>
    </w:p>
    <w:p w:rsidR="002279F9" w:rsidRDefault="002279F9" w:rsidP="002279F9">
      <w:pPr>
        <w:pStyle w:val="StyleCentered"/>
        <w:rPr>
          <w:color w:val="C0C0C0"/>
        </w:rPr>
      </w:pPr>
      <w:r>
        <w:rPr>
          <w:color w:val="C0C0C0"/>
        </w:rPr>
        <w:t>Last</w:t>
      </w:r>
      <w:r w:rsidRPr="003610E9">
        <w:rPr>
          <w:color w:val="C0C0C0"/>
        </w:rPr>
        <w:t xml:space="preserve"> updated</w:t>
      </w:r>
      <w:r>
        <w:rPr>
          <w:color w:val="C0C0C0"/>
        </w:rPr>
        <w:t xml:space="preserve">: </w:t>
      </w:r>
      <w:r w:rsidR="00F9490E">
        <w:rPr>
          <w:color w:val="C0C0C0"/>
        </w:rPr>
        <w:fldChar w:fldCharType="begin"/>
      </w:r>
      <w:r>
        <w:rPr>
          <w:color w:val="C0C0C0"/>
        </w:rPr>
        <w:instrText xml:space="preserve"> SAVEDATE  \@ "M/d/yyyy"  \* MERGEFORMAT </w:instrText>
      </w:r>
      <w:r w:rsidR="00F9490E">
        <w:rPr>
          <w:color w:val="C0C0C0"/>
        </w:rPr>
        <w:fldChar w:fldCharType="separate"/>
      </w:r>
      <w:ins w:id="7" w:author="Nick Airdo" w:date="2011-10-28T08:44:00Z">
        <w:r w:rsidR="00930ECE">
          <w:rPr>
            <w:noProof/>
            <w:color w:val="C0C0C0"/>
          </w:rPr>
          <w:t>10/28/2011</w:t>
        </w:r>
      </w:ins>
      <w:del w:id="8" w:author="Nick Airdo" w:date="2011-10-28T08:44:00Z">
        <w:r w:rsidR="00152A52" w:rsidDel="00930ECE">
          <w:rPr>
            <w:noProof/>
            <w:color w:val="C0C0C0"/>
          </w:rPr>
          <w:delText>7/5/2011</w:delText>
        </w:r>
      </w:del>
      <w:r w:rsidR="00F9490E">
        <w:rPr>
          <w:color w:val="C0C0C0"/>
        </w:rPr>
        <w:fldChar w:fldCharType="end"/>
      </w:r>
    </w:p>
    <w:p w:rsidR="002279F9" w:rsidRDefault="002279F9" w:rsidP="002279F9">
      <w:pPr>
        <w:pStyle w:val="StyleCentered"/>
        <w:rPr>
          <w:color w:val="C0C0C0"/>
        </w:rPr>
      </w:pPr>
    </w:p>
    <w:p w:rsidR="002279F9" w:rsidRDefault="002279F9" w:rsidP="002279F9">
      <w:pPr>
        <w:pStyle w:val="StyleCentered"/>
        <w:rPr>
          <w:color w:val="C0C0C0"/>
        </w:rPr>
      </w:pPr>
      <w:r>
        <w:rPr>
          <w:color w:val="C0C0C0"/>
        </w:rPr>
        <w:t>Maintained by</w:t>
      </w:r>
      <w:r>
        <w:rPr>
          <w:color w:val="C0C0C0"/>
        </w:rPr>
        <w:br/>
        <w:t>Nick Airdo (</w:t>
      </w:r>
      <w:hyperlink r:id="rId9" w:history="1">
        <w:r w:rsidRPr="00E93E72">
          <w:rPr>
            <w:rStyle w:val="Hyperlink"/>
          </w:rPr>
          <w:t>nick.airdo@centralaz.com</w:t>
        </w:r>
      </w:hyperlink>
      <w:r>
        <w:rPr>
          <w:color w:val="C0C0C0"/>
        </w:rPr>
        <w:t xml:space="preserve">) </w:t>
      </w:r>
      <w:r>
        <w:rPr>
          <w:color w:val="C0C0C0"/>
        </w:rPr>
        <w:br/>
        <w:t>Jason Offutt (</w:t>
      </w:r>
      <w:hyperlink r:id="rId10" w:history="1">
        <w:r w:rsidRPr="00E93E72">
          <w:rPr>
            <w:rStyle w:val="Hyperlink"/>
          </w:rPr>
          <w:t>jason.offutt@centralaz.com</w:t>
        </w:r>
      </w:hyperlink>
      <w:r>
        <w:rPr>
          <w:color w:val="C0C0C0"/>
        </w:rPr>
        <w:t>)</w:t>
      </w:r>
    </w:p>
    <w:p w:rsidR="002279F9" w:rsidRPr="003610E9" w:rsidRDefault="002279F9" w:rsidP="002279F9">
      <w:pPr>
        <w:pStyle w:val="StyleCentered"/>
        <w:rPr>
          <w:color w:val="C0C0C0"/>
        </w:rPr>
      </w:pPr>
      <w:r>
        <w:rPr>
          <w:color w:val="C0C0C0"/>
        </w:rPr>
        <w:t>Daniel Hazelbaker (</w:t>
      </w:r>
      <w:hyperlink r:id="rId11" w:history="1">
        <w:r w:rsidRPr="00115A91">
          <w:rPr>
            <w:rStyle w:val="Hyperlink"/>
          </w:rPr>
          <w:t>daniel@highdesertchurch.com</w:t>
        </w:r>
      </w:hyperlink>
      <w:r>
        <w:rPr>
          <w:color w:val="C0C0C0"/>
        </w:rPr>
        <w:t>)</w:t>
      </w:r>
    </w:p>
    <w:p w:rsidR="002279F9" w:rsidRDefault="002279F9" w:rsidP="002279F9">
      <w:pPr>
        <w:ind w:left="-1800"/>
        <w:rPr>
          <w:szCs w:val="20"/>
        </w:rPr>
      </w:pPr>
      <w:r w:rsidRPr="005E698F">
        <w:rPr>
          <w:szCs w:val="20"/>
        </w:rPr>
        <w:t xml:space="preserve"> </w:t>
      </w:r>
    </w:p>
    <w:p w:rsidR="002279F9" w:rsidRDefault="002279F9" w:rsidP="002279F9">
      <w:pPr>
        <w:jc w:val="right"/>
        <w:rPr>
          <w:rFonts w:cs="Arial"/>
          <w:b/>
          <w:sz w:val="32"/>
          <w:szCs w:val="32"/>
        </w:rPr>
      </w:pPr>
    </w:p>
    <w:p w:rsidR="002279F9" w:rsidRDefault="002279F9" w:rsidP="002279F9">
      <w:pPr>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Default="002279F9" w:rsidP="002279F9">
      <w:pPr>
        <w:jc w:val="right"/>
        <w:rPr>
          <w:rFonts w:cs="Arial"/>
          <w:b/>
          <w:sz w:val="32"/>
          <w:szCs w:val="32"/>
        </w:rPr>
      </w:pPr>
    </w:p>
    <w:p w:rsidR="002279F9" w:rsidRPr="005441A8" w:rsidRDefault="002279F9" w:rsidP="002279F9">
      <w:pPr>
        <w:pStyle w:val="Style20ptBoldGray-50Right"/>
        <w:rPr>
          <w:color w:val="D9D9D9" w:themeColor="background1" w:themeShade="D9"/>
        </w:rPr>
      </w:pPr>
      <w:r w:rsidRPr="005441A8">
        <w:rPr>
          <w:color w:val="D9D9D9" w:themeColor="background1" w:themeShade="D9"/>
        </w:rPr>
        <w:t>Arena Community Documentation</w:t>
      </w:r>
    </w:p>
    <w:p w:rsidR="002279F9" w:rsidRPr="005441A8" w:rsidRDefault="002279F9" w:rsidP="002279F9">
      <w:pPr>
        <w:jc w:val="right"/>
        <w:rPr>
          <w:rFonts w:cs="Arial"/>
          <w:b/>
          <w:color w:val="D9D9D9" w:themeColor="background1" w:themeShade="D9"/>
          <w:sz w:val="32"/>
          <w:szCs w:val="32"/>
        </w:rPr>
      </w:pPr>
      <w:r w:rsidRPr="005441A8">
        <w:rPr>
          <w:rFonts w:cs="Arial"/>
          <w:b/>
          <w:color w:val="D9D9D9" w:themeColor="background1" w:themeShade="D9"/>
          <w:sz w:val="32"/>
          <w:szCs w:val="32"/>
        </w:rPr>
        <w:t>Arena 2010.1</w:t>
      </w:r>
    </w:p>
    <w:p w:rsidR="002279F9" w:rsidRPr="005E698F" w:rsidRDefault="002279F9" w:rsidP="002279F9">
      <w:pPr>
        <w:jc w:val="right"/>
        <w:rPr>
          <w:rFonts w:cs="Arial"/>
          <w:b/>
          <w:color w:val="808080"/>
          <w:sz w:val="40"/>
          <w:szCs w:val="40"/>
        </w:rPr>
      </w:pPr>
      <w:r>
        <w:rPr>
          <w:noProof/>
        </w:rPr>
        <w:drawing>
          <wp:anchor distT="0" distB="0" distL="114300" distR="114300" simplePos="0" relativeHeight="251662336" behindDoc="0" locked="0" layoutInCell="1" allowOverlap="1">
            <wp:simplePos x="0" y="0"/>
            <wp:positionH relativeFrom="column">
              <wp:posOffset>4206240</wp:posOffset>
            </wp:positionH>
            <wp:positionV relativeFrom="paragraph">
              <wp:posOffset>123825</wp:posOffset>
            </wp:positionV>
            <wp:extent cx="1485265" cy="1668780"/>
            <wp:effectExtent l="0" t="0" r="635" b="0"/>
            <wp:wrapNone/>
            <wp:docPr id="18" name="Picture 274" descr="Arena logo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Arena logoSQ"/>
                    <pic:cNvPicPr>
                      <a:picLocks noChangeAspect="1" noChangeArrowheads="1"/>
                    </pic:cNvPicPr>
                  </pic:nvPicPr>
                  <pic:blipFill>
                    <a:blip r:embed="rId12" cstate="print"/>
                    <a:srcRect/>
                    <a:stretch>
                      <a:fillRect/>
                    </a:stretch>
                  </pic:blipFill>
                  <pic:spPr bwMode="auto">
                    <a:xfrm>
                      <a:off x="0" y="0"/>
                      <a:ext cx="1485265" cy="1668780"/>
                    </a:xfrm>
                    <a:prstGeom prst="rect">
                      <a:avLst/>
                    </a:prstGeom>
                    <a:noFill/>
                    <a:ln w="9525">
                      <a:noFill/>
                      <a:miter lim="800000"/>
                      <a:headEnd/>
                      <a:tailEnd/>
                    </a:ln>
                  </pic:spPr>
                </pic:pic>
              </a:graphicData>
            </a:graphic>
          </wp:anchor>
        </w:drawing>
      </w:r>
    </w:p>
    <w:p w:rsidR="002279F9" w:rsidRPr="003A75E2" w:rsidRDefault="002279F9" w:rsidP="002279F9">
      <w:pPr>
        <w:rPr>
          <w:rStyle w:val="Style14ptBold"/>
        </w:rPr>
      </w:pPr>
      <w:r>
        <w:rPr>
          <w:noProof/>
        </w:rPr>
        <w:drawing>
          <wp:anchor distT="0" distB="0" distL="114300" distR="114300" simplePos="0" relativeHeight="251660288" behindDoc="1" locked="0" layoutInCell="1" allowOverlap="1">
            <wp:simplePos x="0" y="0"/>
            <wp:positionH relativeFrom="column">
              <wp:posOffset>-1010285</wp:posOffset>
            </wp:positionH>
            <wp:positionV relativeFrom="paragraph">
              <wp:posOffset>457200</wp:posOffset>
            </wp:positionV>
            <wp:extent cx="8786495" cy="1546860"/>
            <wp:effectExtent l="19050" t="0" r="0" b="0"/>
            <wp:wrapNone/>
            <wp:docPr id="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 cstate="print"/>
                    <a:srcRect/>
                    <a:stretch>
                      <a:fillRect/>
                    </a:stretch>
                  </pic:blipFill>
                  <pic:spPr bwMode="auto">
                    <a:xfrm>
                      <a:off x="0" y="0"/>
                      <a:ext cx="8786495" cy="1546860"/>
                    </a:xfrm>
                    <a:prstGeom prst="rect">
                      <a:avLst/>
                    </a:prstGeom>
                    <a:noFill/>
                    <a:ln w="9525">
                      <a:noFill/>
                      <a:miter lim="800000"/>
                      <a:headEnd/>
                      <a:tailEnd/>
                    </a:ln>
                  </pic:spPr>
                </pic:pic>
              </a:graphicData>
            </a:graphic>
          </wp:anchor>
        </w:drawing>
      </w:r>
      <w:r w:rsidRPr="00171311">
        <w:rPr>
          <w:sz w:val="28"/>
          <w:szCs w:val="28"/>
        </w:rPr>
        <w:br w:type="page"/>
      </w:r>
      <w:r w:rsidRPr="003A75E2">
        <w:rPr>
          <w:rStyle w:val="Style14ptBold"/>
        </w:rPr>
        <w:lastRenderedPageBreak/>
        <w:t>Revision History</w:t>
      </w:r>
    </w:p>
    <w:p w:rsidR="002279F9" w:rsidRPr="00663F84" w:rsidRDefault="002279F9" w:rsidP="002279F9">
      <w:pPr>
        <w:rPr>
          <w:rFonts w:cs="Arial"/>
          <w:b/>
        </w:rPr>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098"/>
        <w:gridCol w:w="1440"/>
        <w:gridCol w:w="2034"/>
        <w:gridCol w:w="4788"/>
      </w:tblGrid>
      <w:tr w:rsidR="002279F9" w:rsidRPr="00D844CF" w:rsidTr="00315C47">
        <w:tc>
          <w:tcPr>
            <w:tcW w:w="1098" w:type="dxa"/>
            <w:shd w:val="clear" w:color="auto" w:fill="000000"/>
          </w:tcPr>
          <w:p w:rsidR="002279F9" w:rsidRPr="00D844CF" w:rsidRDefault="002279F9" w:rsidP="00315C47">
            <w:pPr>
              <w:rPr>
                <w:color w:val="FFFFFF"/>
              </w:rPr>
            </w:pPr>
            <w:r w:rsidRPr="00D844CF">
              <w:rPr>
                <w:color w:val="FFFFFF"/>
              </w:rPr>
              <w:t>Version</w:t>
            </w:r>
          </w:p>
        </w:tc>
        <w:tc>
          <w:tcPr>
            <w:tcW w:w="1440" w:type="dxa"/>
            <w:shd w:val="clear" w:color="auto" w:fill="000000"/>
          </w:tcPr>
          <w:p w:rsidR="002279F9" w:rsidRPr="00D844CF" w:rsidRDefault="002279F9" w:rsidP="00315C47">
            <w:pPr>
              <w:rPr>
                <w:color w:val="FFFFFF"/>
              </w:rPr>
            </w:pPr>
            <w:r w:rsidRPr="00D844CF">
              <w:rPr>
                <w:color w:val="FFFFFF"/>
              </w:rPr>
              <w:t>Date</w:t>
            </w:r>
          </w:p>
        </w:tc>
        <w:tc>
          <w:tcPr>
            <w:tcW w:w="2034" w:type="dxa"/>
            <w:shd w:val="clear" w:color="auto" w:fill="000000"/>
          </w:tcPr>
          <w:p w:rsidR="002279F9" w:rsidRPr="00D844CF" w:rsidRDefault="002279F9" w:rsidP="00315C47">
            <w:pPr>
              <w:rPr>
                <w:color w:val="FFFFFF"/>
              </w:rPr>
            </w:pPr>
            <w:r w:rsidRPr="00D844CF">
              <w:rPr>
                <w:color w:val="FFFFFF"/>
              </w:rPr>
              <w:t>Editor(s)</w:t>
            </w:r>
          </w:p>
        </w:tc>
        <w:tc>
          <w:tcPr>
            <w:tcW w:w="4788" w:type="dxa"/>
            <w:shd w:val="clear" w:color="auto" w:fill="000000"/>
          </w:tcPr>
          <w:p w:rsidR="002279F9" w:rsidRPr="00D844CF" w:rsidRDefault="002279F9" w:rsidP="00315C47">
            <w:pPr>
              <w:rPr>
                <w:color w:val="FFFFFF"/>
              </w:rPr>
            </w:pPr>
            <w:r w:rsidRPr="00D844CF">
              <w:rPr>
                <w:color w:val="FFFFFF"/>
              </w:rPr>
              <w:t>Description</w:t>
            </w:r>
          </w:p>
        </w:tc>
      </w:tr>
      <w:tr w:rsidR="002279F9" w:rsidTr="00315C47">
        <w:tc>
          <w:tcPr>
            <w:tcW w:w="1098" w:type="dxa"/>
          </w:tcPr>
          <w:p w:rsidR="002279F9" w:rsidRDefault="002279F9" w:rsidP="00315C47">
            <w:r>
              <w:t>1.0.0</w:t>
            </w:r>
          </w:p>
        </w:tc>
        <w:tc>
          <w:tcPr>
            <w:tcW w:w="1440" w:type="dxa"/>
          </w:tcPr>
          <w:p w:rsidR="002279F9" w:rsidRDefault="002279F9" w:rsidP="00315C47">
            <w:r>
              <w:t>3/03/2009</w:t>
            </w:r>
          </w:p>
        </w:tc>
        <w:tc>
          <w:tcPr>
            <w:tcW w:w="2034" w:type="dxa"/>
          </w:tcPr>
          <w:p w:rsidR="002279F9" w:rsidRDefault="002279F9" w:rsidP="00315C47">
            <w:r>
              <w:t>Nick Airdo</w:t>
            </w:r>
          </w:p>
        </w:tc>
        <w:tc>
          <w:tcPr>
            <w:tcW w:w="4788" w:type="dxa"/>
          </w:tcPr>
          <w:p w:rsidR="002279F9" w:rsidRDefault="002279F9" w:rsidP="00315C47">
            <w:r>
              <w:t>Initial Version w/contributions by Jason Offutt</w:t>
            </w:r>
          </w:p>
        </w:tc>
      </w:tr>
      <w:tr w:rsidR="002279F9" w:rsidTr="00315C47">
        <w:tc>
          <w:tcPr>
            <w:tcW w:w="1098" w:type="dxa"/>
          </w:tcPr>
          <w:p w:rsidR="002279F9" w:rsidRDefault="002279F9" w:rsidP="00315C47">
            <w:r>
              <w:t>1.1.0</w:t>
            </w:r>
          </w:p>
        </w:tc>
        <w:tc>
          <w:tcPr>
            <w:tcW w:w="1440" w:type="dxa"/>
          </w:tcPr>
          <w:p w:rsidR="002279F9" w:rsidRDefault="002279F9" w:rsidP="00315C47">
            <w:r>
              <w:t>5/18/2009</w:t>
            </w:r>
          </w:p>
        </w:tc>
        <w:tc>
          <w:tcPr>
            <w:tcW w:w="2034" w:type="dxa"/>
          </w:tcPr>
          <w:p w:rsidR="002279F9" w:rsidRDefault="002279F9" w:rsidP="00315C47">
            <w:r>
              <w:t>Nick Airdo</w:t>
            </w:r>
          </w:p>
        </w:tc>
        <w:tc>
          <w:tcPr>
            <w:tcW w:w="4788" w:type="dxa"/>
          </w:tcPr>
          <w:p w:rsidR="002279F9" w:rsidRDefault="002279F9" w:rsidP="00315C47">
            <w:r w:rsidRPr="00C602B1">
              <w:t>Added support for Attendance Type "Membership Required for Check-In"</w:t>
            </w:r>
            <w:r>
              <w:t xml:space="preserve"> linked to Tags.  Also added a section on how to enable multiple, upcoming (future) service check-in and added an Other Things to Consider section with details about SQL jobs we run.</w:t>
            </w:r>
          </w:p>
        </w:tc>
      </w:tr>
      <w:tr w:rsidR="002279F9" w:rsidTr="00315C47">
        <w:tc>
          <w:tcPr>
            <w:tcW w:w="1098" w:type="dxa"/>
          </w:tcPr>
          <w:p w:rsidR="002279F9" w:rsidRDefault="002279F9" w:rsidP="00315C47">
            <w:r>
              <w:t>1.2.0</w:t>
            </w:r>
          </w:p>
        </w:tc>
        <w:tc>
          <w:tcPr>
            <w:tcW w:w="1440" w:type="dxa"/>
          </w:tcPr>
          <w:p w:rsidR="002279F9" w:rsidRDefault="002279F9" w:rsidP="00315C47">
            <w:r>
              <w:t>10/19/2009</w:t>
            </w:r>
          </w:p>
        </w:tc>
        <w:tc>
          <w:tcPr>
            <w:tcW w:w="2034" w:type="dxa"/>
          </w:tcPr>
          <w:p w:rsidR="002279F9" w:rsidRDefault="002279F9" w:rsidP="00315C47">
            <w:r>
              <w:t>Jason Offutt &amp; Nick Airdo</w:t>
            </w:r>
          </w:p>
        </w:tc>
        <w:tc>
          <w:tcPr>
            <w:tcW w:w="4788" w:type="dxa"/>
          </w:tcPr>
          <w:p w:rsidR="002279F9" w:rsidRPr="00C602B1" w:rsidRDefault="002279F9" w:rsidP="00315C47">
            <w:r>
              <w:t>Updating documentation for Check-In Wizard v1.2.0.</w:t>
            </w:r>
          </w:p>
        </w:tc>
      </w:tr>
      <w:tr w:rsidR="002279F9" w:rsidTr="00315C47">
        <w:tc>
          <w:tcPr>
            <w:tcW w:w="1098" w:type="dxa"/>
          </w:tcPr>
          <w:p w:rsidR="002279F9" w:rsidRDefault="002279F9" w:rsidP="00315C47">
            <w:r>
              <w:t>1.2.1</w:t>
            </w:r>
          </w:p>
        </w:tc>
        <w:tc>
          <w:tcPr>
            <w:tcW w:w="1440" w:type="dxa"/>
          </w:tcPr>
          <w:p w:rsidR="002279F9" w:rsidRDefault="002279F9" w:rsidP="00315C47">
            <w:r>
              <w:t>5/21/2010</w:t>
            </w:r>
          </w:p>
        </w:tc>
        <w:tc>
          <w:tcPr>
            <w:tcW w:w="2034" w:type="dxa"/>
          </w:tcPr>
          <w:p w:rsidR="002279F9" w:rsidRDefault="002279F9" w:rsidP="00315C47">
            <w:r>
              <w:t>Nick Airdo</w:t>
            </w:r>
          </w:p>
        </w:tc>
        <w:tc>
          <w:tcPr>
            <w:tcW w:w="4788" w:type="dxa"/>
          </w:tcPr>
          <w:p w:rsidR="002279F9" w:rsidRDefault="002279F9" w:rsidP="00315C47">
            <w:r>
              <w:t>Adding a dependencies section</w:t>
            </w:r>
          </w:p>
        </w:tc>
      </w:tr>
      <w:tr w:rsidR="002279F9" w:rsidTr="00315C47">
        <w:tc>
          <w:tcPr>
            <w:tcW w:w="1098" w:type="dxa"/>
          </w:tcPr>
          <w:p w:rsidR="002279F9" w:rsidRDefault="002279F9" w:rsidP="00315C47">
            <w:r>
              <w:t>1.3.0</w:t>
            </w:r>
          </w:p>
        </w:tc>
        <w:tc>
          <w:tcPr>
            <w:tcW w:w="1440" w:type="dxa"/>
          </w:tcPr>
          <w:p w:rsidR="002279F9" w:rsidRDefault="002279F9" w:rsidP="00315C47">
            <w:r>
              <w:t>2/02/2011</w:t>
            </w:r>
          </w:p>
        </w:tc>
        <w:tc>
          <w:tcPr>
            <w:tcW w:w="2034" w:type="dxa"/>
          </w:tcPr>
          <w:p w:rsidR="002279F9" w:rsidRDefault="002279F9" w:rsidP="00315C47">
            <w:r>
              <w:t>Nick Airdo, Daniel Hazelbaker, Joel L</w:t>
            </w:r>
          </w:p>
        </w:tc>
        <w:tc>
          <w:tcPr>
            <w:tcW w:w="4788" w:type="dxa"/>
          </w:tcPr>
          <w:p w:rsidR="002279F9" w:rsidRDefault="002279F9" w:rsidP="00315C47">
            <w:r>
              <w:t>Added new module settings, Added Kiosk Management section, include HDC as full owner of the code and project.</w:t>
            </w:r>
          </w:p>
        </w:tc>
      </w:tr>
      <w:tr w:rsidR="00BD387A" w:rsidTr="00315C47">
        <w:tc>
          <w:tcPr>
            <w:tcW w:w="1098" w:type="dxa"/>
          </w:tcPr>
          <w:p w:rsidR="00BD387A" w:rsidRDefault="00BD387A" w:rsidP="00315C47">
            <w:r>
              <w:t>1.3.1</w:t>
            </w:r>
          </w:p>
        </w:tc>
        <w:tc>
          <w:tcPr>
            <w:tcW w:w="1440" w:type="dxa"/>
          </w:tcPr>
          <w:p w:rsidR="00BD387A" w:rsidRDefault="00B23E6B" w:rsidP="00315C47">
            <w:r>
              <w:t>7/5/2011</w:t>
            </w:r>
          </w:p>
        </w:tc>
        <w:tc>
          <w:tcPr>
            <w:tcW w:w="2034" w:type="dxa"/>
          </w:tcPr>
          <w:p w:rsidR="00BD387A" w:rsidRDefault="00BD387A" w:rsidP="00315C47">
            <w:r>
              <w:t>Nick</w:t>
            </w:r>
            <w:r w:rsidR="00B23E6B">
              <w:t>, Joel, Daniel, Jason</w:t>
            </w:r>
          </w:p>
        </w:tc>
        <w:tc>
          <w:tcPr>
            <w:tcW w:w="4788" w:type="dxa"/>
          </w:tcPr>
          <w:p w:rsidR="00BD387A" w:rsidRDefault="00BD387A" w:rsidP="00315C47">
            <w:r>
              <w:t>Adding details on recommended printer setup and guidelines.</w:t>
            </w:r>
            <w:r w:rsidR="00B23E6B">
              <w:t xml:space="preserve"> Adding info on how to room balance. Adding warning preface and tweaking some of the verbiage in various sections.</w:t>
            </w:r>
          </w:p>
        </w:tc>
      </w:tr>
      <w:tr w:rsidR="00152A52" w:rsidTr="00315C47">
        <w:trPr>
          <w:ins w:id="9" w:author="Nick Airdo" w:date="2011-10-28T08:27:00Z"/>
        </w:trPr>
        <w:tc>
          <w:tcPr>
            <w:tcW w:w="1098" w:type="dxa"/>
          </w:tcPr>
          <w:p w:rsidR="00152A52" w:rsidRDefault="00152A52" w:rsidP="00315C47">
            <w:pPr>
              <w:rPr>
                <w:ins w:id="10" w:author="Nick Airdo" w:date="2011-10-28T08:27:00Z"/>
              </w:rPr>
            </w:pPr>
            <w:ins w:id="11" w:author="Nick Airdo" w:date="2011-10-28T08:27:00Z">
              <w:r>
                <w:t>1.4.0</w:t>
              </w:r>
            </w:ins>
          </w:p>
        </w:tc>
        <w:tc>
          <w:tcPr>
            <w:tcW w:w="1440" w:type="dxa"/>
          </w:tcPr>
          <w:p w:rsidR="00152A52" w:rsidRDefault="00152A52" w:rsidP="00315C47">
            <w:pPr>
              <w:rPr>
                <w:ins w:id="12" w:author="Nick Airdo" w:date="2011-10-28T08:27:00Z"/>
              </w:rPr>
            </w:pPr>
            <w:ins w:id="13" w:author="Nick Airdo" w:date="2011-10-28T08:27:00Z">
              <w:r>
                <w:t>10/28/2011</w:t>
              </w:r>
            </w:ins>
          </w:p>
        </w:tc>
        <w:tc>
          <w:tcPr>
            <w:tcW w:w="2034" w:type="dxa"/>
          </w:tcPr>
          <w:p w:rsidR="00152A52" w:rsidRDefault="00152A52" w:rsidP="00315C47">
            <w:pPr>
              <w:rPr>
                <w:ins w:id="14" w:author="Nick Airdo" w:date="2011-10-28T08:27:00Z"/>
              </w:rPr>
            </w:pPr>
            <w:ins w:id="15" w:author="Nick Airdo" w:date="2011-10-28T08:27:00Z">
              <w:r>
                <w:t>Nick, Daniel</w:t>
              </w:r>
            </w:ins>
          </w:p>
        </w:tc>
        <w:tc>
          <w:tcPr>
            <w:tcW w:w="4788" w:type="dxa"/>
          </w:tcPr>
          <w:p w:rsidR="00152A52" w:rsidRDefault="00152A52" w:rsidP="00315C47">
            <w:pPr>
              <w:rPr>
                <w:ins w:id="16" w:author="Nick Airdo" w:date="2011-10-28T08:27:00Z"/>
              </w:rPr>
            </w:pPr>
            <w:ins w:id="17" w:author="Nick Airdo" w:date="2011-10-28T08:27:00Z">
              <w:r>
                <w:t>Adding details for new Restriction module settings.</w:t>
              </w:r>
            </w:ins>
          </w:p>
        </w:tc>
      </w:tr>
    </w:tbl>
    <w:p w:rsidR="002279F9" w:rsidRDefault="002279F9" w:rsidP="002279F9"/>
    <w:p w:rsidR="002279F9" w:rsidRPr="003A75E2" w:rsidRDefault="002279F9" w:rsidP="002279F9">
      <w:pPr>
        <w:rPr>
          <w:rStyle w:val="Style14ptBold"/>
        </w:rPr>
      </w:pPr>
      <w:r w:rsidRPr="003A75E2">
        <w:rPr>
          <w:rStyle w:val="Style14ptBold"/>
        </w:rPr>
        <w:br w:type="page"/>
      </w:r>
      <w:r w:rsidRPr="003A75E2">
        <w:rPr>
          <w:rStyle w:val="Style14ptBold"/>
        </w:rPr>
        <w:lastRenderedPageBreak/>
        <w:t>Table of Contents</w:t>
      </w:r>
    </w:p>
    <w:p w:rsidR="008E0AE6" w:rsidRDefault="00F9490E">
      <w:pPr>
        <w:pStyle w:val="TOC1"/>
        <w:tabs>
          <w:tab w:val="right" w:leader="dot" w:pos="8774"/>
        </w:tabs>
        <w:rPr>
          <w:rFonts w:asciiTheme="minorHAnsi" w:eastAsiaTheme="minorEastAsia" w:hAnsiTheme="minorHAnsi" w:cstheme="minorBidi"/>
          <w:b w:val="0"/>
          <w:bCs w:val="0"/>
          <w:caps w:val="0"/>
          <w:noProof/>
          <w:sz w:val="22"/>
          <w:szCs w:val="22"/>
        </w:rPr>
      </w:pPr>
      <w:r w:rsidRPr="00F9490E">
        <w:rPr>
          <w:rFonts w:cs="Arial"/>
          <w:b w:val="0"/>
          <w:sz w:val="28"/>
          <w:szCs w:val="28"/>
        </w:rPr>
        <w:fldChar w:fldCharType="begin"/>
      </w:r>
      <w:r w:rsidR="002279F9">
        <w:rPr>
          <w:rFonts w:cs="Arial"/>
          <w:b w:val="0"/>
          <w:sz w:val="28"/>
          <w:szCs w:val="28"/>
        </w:rPr>
        <w:instrText xml:space="preserve"> TOC \o "1-2" </w:instrText>
      </w:r>
      <w:r w:rsidRPr="00F9490E">
        <w:rPr>
          <w:rFonts w:cs="Arial"/>
          <w:b w:val="0"/>
          <w:sz w:val="28"/>
          <w:szCs w:val="28"/>
        </w:rPr>
        <w:fldChar w:fldCharType="separate"/>
      </w:r>
      <w:r w:rsidR="008E0AE6">
        <w:rPr>
          <w:noProof/>
        </w:rPr>
        <w:t>Release Notes</w:t>
      </w:r>
      <w:r w:rsidR="008E0AE6">
        <w:rPr>
          <w:noProof/>
        </w:rPr>
        <w:tab/>
      </w:r>
      <w:r>
        <w:rPr>
          <w:noProof/>
        </w:rPr>
        <w:fldChar w:fldCharType="begin"/>
      </w:r>
      <w:r w:rsidR="008E0AE6">
        <w:rPr>
          <w:noProof/>
        </w:rPr>
        <w:instrText xml:space="preserve"> PAGEREF _Toc297628881 \h </w:instrText>
      </w:r>
      <w:r>
        <w:rPr>
          <w:noProof/>
        </w:rPr>
      </w:r>
      <w:r>
        <w:rPr>
          <w:noProof/>
        </w:rPr>
        <w:fldChar w:fldCharType="separate"/>
      </w:r>
      <w:r w:rsidR="008E0AE6">
        <w:rPr>
          <w:noProof/>
        </w:rPr>
        <w:t>4</w:t>
      </w:r>
      <w:r>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Preface and Warning</w:t>
      </w:r>
      <w:r>
        <w:rPr>
          <w:noProof/>
        </w:rPr>
        <w:tab/>
      </w:r>
      <w:r w:rsidR="00F9490E">
        <w:rPr>
          <w:noProof/>
        </w:rPr>
        <w:fldChar w:fldCharType="begin"/>
      </w:r>
      <w:r>
        <w:rPr>
          <w:noProof/>
        </w:rPr>
        <w:instrText xml:space="preserve"> PAGEREF _Toc297628882 \h </w:instrText>
      </w:r>
      <w:r w:rsidR="00F9490E">
        <w:rPr>
          <w:noProof/>
        </w:rPr>
      </w:r>
      <w:r w:rsidR="00F9490E">
        <w:rPr>
          <w:noProof/>
        </w:rPr>
        <w:fldChar w:fldCharType="separate"/>
      </w:r>
      <w:r>
        <w:rPr>
          <w:noProof/>
        </w:rPr>
        <w:t>5</w:t>
      </w:r>
      <w:r w:rsidR="00F9490E">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Introduction</w:t>
      </w:r>
      <w:r>
        <w:rPr>
          <w:noProof/>
        </w:rPr>
        <w:tab/>
      </w:r>
      <w:r w:rsidR="00F9490E">
        <w:rPr>
          <w:noProof/>
        </w:rPr>
        <w:fldChar w:fldCharType="begin"/>
      </w:r>
      <w:r>
        <w:rPr>
          <w:noProof/>
        </w:rPr>
        <w:instrText xml:space="preserve"> PAGEREF _Toc297628883 \h </w:instrText>
      </w:r>
      <w:r w:rsidR="00F9490E">
        <w:rPr>
          <w:noProof/>
        </w:rPr>
      </w:r>
      <w:r w:rsidR="00F9490E">
        <w:rPr>
          <w:noProof/>
        </w:rPr>
        <w:fldChar w:fldCharType="separate"/>
      </w:r>
      <w:r>
        <w:rPr>
          <w:noProof/>
        </w:rPr>
        <w:t>7</w:t>
      </w:r>
      <w:r w:rsidR="00F9490E">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Check-In Wizard Overview</w:t>
      </w:r>
      <w:r>
        <w:rPr>
          <w:noProof/>
        </w:rPr>
        <w:tab/>
      </w:r>
      <w:r w:rsidR="00F9490E">
        <w:rPr>
          <w:noProof/>
        </w:rPr>
        <w:fldChar w:fldCharType="begin"/>
      </w:r>
      <w:r>
        <w:rPr>
          <w:noProof/>
        </w:rPr>
        <w:instrText xml:space="preserve"> PAGEREF _Toc297628884 \h </w:instrText>
      </w:r>
      <w:r w:rsidR="00F9490E">
        <w:rPr>
          <w:noProof/>
        </w:rPr>
      </w:r>
      <w:r w:rsidR="00F9490E">
        <w:rPr>
          <w:noProof/>
        </w:rPr>
        <w:fldChar w:fldCharType="separate"/>
      </w:r>
      <w:r>
        <w:rPr>
          <w:noProof/>
        </w:rPr>
        <w:t>8</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How It Works</w:t>
      </w:r>
      <w:r>
        <w:rPr>
          <w:noProof/>
        </w:rPr>
        <w:tab/>
      </w:r>
      <w:r w:rsidR="00F9490E">
        <w:rPr>
          <w:noProof/>
        </w:rPr>
        <w:fldChar w:fldCharType="begin"/>
      </w:r>
      <w:r>
        <w:rPr>
          <w:noProof/>
        </w:rPr>
        <w:instrText xml:space="preserve"> PAGEREF _Toc297628885 \h </w:instrText>
      </w:r>
      <w:r w:rsidR="00F9490E">
        <w:rPr>
          <w:noProof/>
        </w:rPr>
      </w:r>
      <w:r w:rsidR="00F9490E">
        <w:rPr>
          <w:noProof/>
        </w:rPr>
        <w:fldChar w:fldCharType="separate"/>
      </w:r>
      <w:r>
        <w:rPr>
          <w:noProof/>
        </w:rPr>
        <w:t>8</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What Check-in Looks Like</w:t>
      </w:r>
      <w:r>
        <w:rPr>
          <w:noProof/>
        </w:rPr>
        <w:tab/>
      </w:r>
      <w:r w:rsidR="00F9490E">
        <w:rPr>
          <w:noProof/>
        </w:rPr>
        <w:fldChar w:fldCharType="begin"/>
      </w:r>
      <w:r>
        <w:rPr>
          <w:noProof/>
        </w:rPr>
        <w:instrText xml:space="preserve"> PAGEREF _Toc297628886 \h </w:instrText>
      </w:r>
      <w:r w:rsidR="00F9490E">
        <w:rPr>
          <w:noProof/>
        </w:rPr>
      </w:r>
      <w:r w:rsidR="00F9490E">
        <w:rPr>
          <w:noProof/>
        </w:rPr>
        <w:fldChar w:fldCharType="separate"/>
      </w:r>
      <w:r>
        <w:rPr>
          <w:noProof/>
        </w:rPr>
        <w:t>9</w:t>
      </w:r>
      <w:r w:rsidR="00F9490E">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Managing the Check-in System</w:t>
      </w:r>
      <w:r>
        <w:rPr>
          <w:noProof/>
        </w:rPr>
        <w:tab/>
      </w:r>
      <w:r w:rsidR="00F9490E">
        <w:rPr>
          <w:noProof/>
        </w:rPr>
        <w:fldChar w:fldCharType="begin"/>
      </w:r>
      <w:r>
        <w:rPr>
          <w:noProof/>
        </w:rPr>
        <w:instrText xml:space="preserve"> PAGEREF _Toc297628887 \h </w:instrText>
      </w:r>
      <w:r w:rsidR="00F9490E">
        <w:rPr>
          <w:noProof/>
        </w:rPr>
      </w:r>
      <w:r w:rsidR="00F9490E">
        <w:rPr>
          <w:noProof/>
        </w:rPr>
        <w:fldChar w:fldCharType="separate"/>
      </w:r>
      <w:r>
        <w:rPr>
          <w:noProof/>
        </w:rPr>
        <w:t>12</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Setting Up a New “Class”</w:t>
      </w:r>
      <w:r>
        <w:rPr>
          <w:noProof/>
        </w:rPr>
        <w:tab/>
      </w:r>
      <w:r w:rsidR="00F9490E">
        <w:rPr>
          <w:noProof/>
        </w:rPr>
        <w:fldChar w:fldCharType="begin"/>
      </w:r>
      <w:r>
        <w:rPr>
          <w:noProof/>
        </w:rPr>
        <w:instrText xml:space="preserve"> PAGEREF _Toc297628888 \h </w:instrText>
      </w:r>
      <w:r w:rsidR="00F9490E">
        <w:rPr>
          <w:noProof/>
        </w:rPr>
      </w:r>
      <w:r w:rsidR="00F9490E">
        <w:rPr>
          <w:noProof/>
        </w:rPr>
        <w:fldChar w:fldCharType="separate"/>
      </w:r>
      <w:r>
        <w:rPr>
          <w:noProof/>
        </w:rPr>
        <w:t>12</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Realistic Classroom Setup</w:t>
      </w:r>
      <w:r>
        <w:rPr>
          <w:noProof/>
        </w:rPr>
        <w:tab/>
      </w:r>
      <w:r w:rsidR="00F9490E">
        <w:rPr>
          <w:noProof/>
        </w:rPr>
        <w:fldChar w:fldCharType="begin"/>
      </w:r>
      <w:r>
        <w:rPr>
          <w:noProof/>
        </w:rPr>
        <w:instrText xml:space="preserve"> PAGEREF _Toc297628889 \h </w:instrText>
      </w:r>
      <w:r w:rsidR="00F9490E">
        <w:rPr>
          <w:noProof/>
        </w:rPr>
      </w:r>
      <w:r w:rsidR="00F9490E">
        <w:rPr>
          <w:noProof/>
        </w:rPr>
        <w:fldChar w:fldCharType="separate"/>
      </w:r>
      <w:r>
        <w:rPr>
          <w:noProof/>
        </w:rPr>
        <w:t>14</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Check-in For Multiple, Upcoming (Future) Services</w:t>
      </w:r>
      <w:r>
        <w:rPr>
          <w:noProof/>
        </w:rPr>
        <w:tab/>
      </w:r>
      <w:r w:rsidR="00F9490E">
        <w:rPr>
          <w:noProof/>
        </w:rPr>
        <w:fldChar w:fldCharType="begin"/>
      </w:r>
      <w:r>
        <w:rPr>
          <w:noProof/>
        </w:rPr>
        <w:instrText xml:space="preserve"> PAGEREF _Toc297628890 \h </w:instrText>
      </w:r>
      <w:r w:rsidR="00F9490E">
        <w:rPr>
          <w:noProof/>
        </w:rPr>
      </w:r>
      <w:r w:rsidR="00F9490E">
        <w:rPr>
          <w:noProof/>
        </w:rPr>
        <w:fldChar w:fldCharType="separate"/>
      </w:r>
      <w:r>
        <w:rPr>
          <w:noProof/>
        </w:rPr>
        <w:t>15</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Standard Check-in Labels</w:t>
      </w:r>
      <w:r>
        <w:rPr>
          <w:noProof/>
        </w:rPr>
        <w:tab/>
      </w:r>
      <w:r w:rsidR="00F9490E">
        <w:rPr>
          <w:noProof/>
        </w:rPr>
        <w:fldChar w:fldCharType="begin"/>
      </w:r>
      <w:r>
        <w:rPr>
          <w:noProof/>
        </w:rPr>
        <w:instrText xml:space="preserve"> PAGEREF _Toc297628891 \h </w:instrText>
      </w:r>
      <w:r w:rsidR="00F9490E">
        <w:rPr>
          <w:noProof/>
        </w:rPr>
      </w:r>
      <w:r w:rsidR="00F9490E">
        <w:rPr>
          <w:noProof/>
        </w:rPr>
        <w:fldChar w:fldCharType="separate"/>
      </w:r>
      <w:r>
        <w:rPr>
          <w:noProof/>
        </w:rPr>
        <w:t>16</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Reporting Services Attendance Label</w:t>
      </w:r>
      <w:r>
        <w:rPr>
          <w:noProof/>
        </w:rPr>
        <w:tab/>
      </w:r>
      <w:r w:rsidR="00F9490E">
        <w:rPr>
          <w:noProof/>
        </w:rPr>
        <w:fldChar w:fldCharType="begin"/>
      </w:r>
      <w:r>
        <w:rPr>
          <w:noProof/>
        </w:rPr>
        <w:instrText xml:space="preserve"> PAGEREF _Toc297628892 \h </w:instrText>
      </w:r>
      <w:r w:rsidR="00F9490E">
        <w:rPr>
          <w:noProof/>
        </w:rPr>
      </w:r>
      <w:r w:rsidR="00F9490E">
        <w:rPr>
          <w:noProof/>
        </w:rPr>
        <w:fldChar w:fldCharType="separate"/>
      </w:r>
      <w:r>
        <w:rPr>
          <w:noProof/>
        </w:rPr>
        <w:t>18</w:t>
      </w:r>
      <w:r w:rsidR="00F9490E">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Installation &amp; First Time Setup</w:t>
      </w:r>
      <w:r>
        <w:rPr>
          <w:noProof/>
        </w:rPr>
        <w:tab/>
      </w:r>
      <w:r w:rsidR="00F9490E">
        <w:rPr>
          <w:noProof/>
        </w:rPr>
        <w:fldChar w:fldCharType="begin"/>
      </w:r>
      <w:r>
        <w:rPr>
          <w:noProof/>
        </w:rPr>
        <w:instrText xml:space="preserve"> PAGEREF _Toc297628893 \h </w:instrText>
      </w:r>
      <w:r w:rsidR="00F9490E">
        <w:rPr>
          <w:noProof/>
        </w:rPr>
      </w:r>
      <w:r w:rsidR="00F9490E">
        <w:rPr>
          <w:noProof/>
        </w:rPr>
        <w:fldChar w:fldCharType="separate"/>
      </w:r>
      <w:r>
        <w:rPr>
          <w:noProof/>
        </w:rPr>
        <w:t>20</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Pre Module Installation Steps</w:t>
      </w:r>
      <w:r>
        <w:rPr>
          <w:noProof/>
        </w:rPr>
        <w:tab/>
      </w:r>
      <w:r w:rsidR="00F9490E">
        <w:rPr>
          <w:noProof/>
        </w:rPr>
        <w:fldChar w:fldCharType="begin"/>
      </w:r>
      <w:r>
        <w:rPr>
          <w:noProof/>
        </w:rPr>
        <w:instrText xml:space="preserve"> PAGEREF _Toc297628894 \h </w:instrText>
      </w:r>
      <w:r w:rsidR="00F9490E">
        <w:rPr>
          <w:noProof/>
        </w:rPr>
      </w:r>
      <w:r w:rsidR="00F9490E">
        <w:rPr>
          <w:noProof/>
        </w:rPr>
        <w:fldChar w:fldCharType="separate"/>
      </w:r>
      <w:r>
        <w:rPr>
          <w:noProof/>
        </w:rPr>
        <w:t>20</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Check-In Wizard Module Installation Steps</w:t>
      </w:r>
      <w:r>
        <w:rPr>
          <w:noProof/>
        </w:rPr>
        <w:tab/>
      </w:r>
      <w:r w:rsidR="00F9490E">
        <w:rPr>
          <w:noProof/>
        </w:rPr>
        <w:fldChar w:fldCharType="begin"/>
      </w:r>
      <w:r>
        <w:rPr>
          <w:noProof/>
        </w:rPr>
        <w:instrText xml:space="preserve"> PAGEREF _Toc297628895 \h </w:instrText>
      </w:r>
      <w:r w:rsidR="00F9490E">
        <w:rPr>
          <w:noProof/>
        </w:rPr>
      </w:r>
      <w:r w:rsidR="00F9490E">
        <w:rPr>
          <w:noProof/>
        </w:rPr>
        <w:fldChar w:fldCharType="separate"/>
      </w:r>
      <w:r>
        <w:rPr>
          <w:noProof/>
        </w:rPr>
        <w:t>20</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Module Settings</w:t>
      </w:r>
      <w:r>
        <w:rPr>
          <w:noProof/>
        </w:rPr>
        <w:tab/>
      </w:r>
      <w:r w:rsidR="00F9490E">
        <w:rPr>
          <w:noProof/>
        </w:rPr>
        <w:fldChar w:fldCharType="begin"/>
      </w:r>
      <w:r>
        <w:rPr>
          <w:noProof/>
        </w:rPr>
        <w:instrText xml:space="preserve"> PAGEREF _Toc297628896 \h </w:instrText>
      </w:r>
      <w:r w:rsidR="00F9490E">
        <w:rPr>
          <w:noProof/>
        </w:rPr>
      </w:r>
      <w:r w:rsidR="00F9490E">
        <w:rPr>
          <w:noProof/>
        </w:rPr>
        <w:fldChar w:fldCharType="separate"/>
      </w:r>
      <w:r>
        <w:rPr>
          <w:noProof/>
        </w:rPr>
        <w:t>20</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Organization Settings</w:t>
      </w:r>
      <w:r>
        <w:rPr>
          <w:noProof/>
        </w:rPr>
        <w:tab/>
      </w:r>
      <w:r w:rsidR="00F9490E">
        <w:rPr>
          <w:noProof/>
        </w:rPr>
        <w:fldChar w:fldCharType="begin"/>
      </w:r>
      <w:r>
        <w:rPr>
          <w:noProof/>
        </w:rPr>
        <w:instrText xml:space="preserve"> PAGEREF _Toc297628897 \h </w:instrText>
      </w:r>
      <w:r w:rsidR="00F9490E">
        <w:rPr>
          <w:noProof/>
        </w:rPr>
      </w:r>
      <w:r w:rsidR="00F9490E">
        <w:rPr>
          <w:noProof/>
        </w:rPr>
        <w:fldChar w:fldCharType="separate"/>
      </w:r>
      <w:r>
        <w:rPr>
          <w:noProof/>
        </w:rPr>
        <w:t>23</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Configuring the Ability Level Lookup Type</w:t>
      </w:r>
      <w:r>
        <w:rPr>
          <w:noProof/>
        </w:rPr>
        <w:tab/>
      </w:r>
      <w:r w:rsidR="00F9490E">
        <w:rPr>
          <w:noProof/>
        </w:rPr>
        <w:fldChar w:fldCharType="begin"/>
      </w:r>
      <w:r>
        <w:rPr>
          <w:noProof/>
        </w:rPr>
        <w:instrText xml:space="preserve"> PAGEREF _Toc297628898 \h </w:instrText>
      </w:r>
      <w:r w:rsidR="00F9490E">
        <w:rPr>
          <w:noProof/>
        </w:rPr>
      </w:r>
      <w:r w:rsidR="00F9490E">
        <w:rPr>
          <w:noProof/>
        </w:rPr>
        <w:fldChar w:fldCharType="separate"/>
      </w:r>
      <w:r>
        <w:rPr>
          <w:noProof/>
        </w:rPr>
        <w:t>25</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Person Attributes: Ability Level, Special Needs, Self Check-Out</w:t>
      </w:r>
      <w:r>
        <w:rPr>
          <w:noProof/>
        </w:rPr>
        <w:tab/>
      </w:r>
      <w:r w:rsidR="00F9490E">
        <w:rPr>
          <w:noProof/>
        </w:rPr>
        <w:fldChar w:fldCharType="begin"/>
      </w:r>
      <w:r>
        <w:rPr>
          <w:noProof/>
        </w:rPr>
        <w:instrText xml:space="preserve"> PAGEREF _Toc297628899 \h </w:instrText>
      </w:r>
      <w:r w:rsidR="00F9490E">
        <w:rPr>
          <w:noProof/>
        </w:rPr>
      </w:r>
      <w:r w:rsidR="00F9490E">
        <w:rPr>
          <w:noProof/>
        </w:rPr>
        <w:fldChar w:fldCharType="separate"/>
      </w:r>
      <w:r>
        <w:rPr>
          <w:noProof/>
        </w:rPr>
        <w:t>25</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Printer Setup (Recommended)</w:t>
      </w:r>
      <w:r>
        <w:rPr>
          <w:noProof/>
        </w:rPr>
        <w:tab/>
      </w:r>
      <w:r w:rsidR="00F9490E">
        <w:rPr>
          <w:noProof/>
        </w:rPr>
        <w:fldChar w:fldCharType="begin"/>
      </w:r>
      <w:r>
        <w:rPr>
          <w:noProof/>
        </w:rPr>
        <w:instrText xml:space="preserve"> PAGEREF _Toc297628900 \h </w:instrText>
      </w:r>
      <w:r w:rsidR="00F9490E">
        <w:rPr>
          <w:noProof/>
        </w:rPr>
      </w:r>
      <w:r w:rsidR="00F9490E">
        <w:rPr>
          <w:noProof/>
        </w:rPr>
        <w:fldChar w:fldCharType="separate"/>
      </w:r>
      <w:r>
        <w:rPr>
          <w:noProof/>
        </w:rPr>
        <w:t>27</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Locations Setup</w:t>
      </w:r>
      <w:r>
        <w:rPr>
          <w:noProof/>
        </w:rPr>
        <w:tab/>
      </w:r>
      <w:r w:rsidR="00F9490E">
        <w:rPr>
          <w:noProof/>
        </w:rPr>
        <w:fldChar w:fldCharType="begin"/>
      </w:r>
      <w:r>
        <w:rPr>
          <w:noProof/>
        </w:rPr>
        <w:instrText xml:space="preserve"> PAGEREF _Toc297628901 \h </w:instrText>
      </w:r>
      <w:r w:rsidR="00F9490E">
        <w:rPr>
          <w:noProof/>
        </w:rPr>
      </w:r>
      <w:r w:rsidR="00F9490E">
        <w:rPr>
          <w:noProof/>
        </w:rPr>
        <w:fldChar w:fldCharType="separate"/>
      </w:r>
      <w:r>
        <w:rPr>
          <w:noProof/>
        </w:rPr>
        <w:t>28</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Kiosk Setup</w:t>
      </w:r>
      <w:r>
        <w:rPr>
          <w:noProof/>
        </w:rPr>
        <w:tab/>
      </w:r>
      <w:r w:rsidR="00F9490E">
        <w:rPr>
          <w:noProof/>
        </w:rPr>
        <w:fldChar w:fldCharType="begin"/>
      </w:r>
      <w:r>
        <w:rPr>
          <w:noProof/>
        </w:rPr>
        <w:instrText xml:space="preserve"> PAGEREF _Toc297628902 \h </w:instrText>
      </w:r>
      <w:r w:rsidR="00F9490E">
        <w:rPr>
          <w:noProof/>
        </w:rPr>
      </w:r>
      <w:r w:rsidR="00F9490E">
        <w:rPr>
          <w:noProof/>
        </w:rPr>
        <w:fldChar w:fldCharType="separate"/>
      </w:r>
      <w:r>
        <w:rPr>
          <w:noProof/>
        </w:rPr>
        <w:t>28</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Installing Custom Reporting Service Labels</w:t>
      </w:r>
      <w:r>
        <w:rPr>
          <w:noProof/>
        </w:rPr>
        <w:tab/>
      </w:r>
      <w:r w:rsidR="00F9490E">
        <w:rPr>
          <w:noProof/>
        </w:rPr>
        <w:fldChar w:fldCharType="begin"/>
      </w:r>
      <w:r>
        <w:rPr>
          <w:noProof/>
        </w:rPr>
        <w:instrText xml:space="preserve"> PAGEREF _Toc297628903 \h </w:instrText>
      </w:r>
      <w:r w:rsidR="00F9490E">
        <w:rPr>
          <w:noProof/>
        </w:rPr>
      </w:r>
      <w:r w:rsidR="00F9490E">
        <w:rPr>
          <w:noProof/>
        </w:rPr>
        <w:fldChar w:fldCharType="separate"/>
      </w:r>
      <w:r>
        <w:rPr>
          <w:noProof/>
        </w:rPr>
        <w:t>29</w:t>
      </w:r>
      <w:r w:rsidR="00F9490E">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Other Things to Consider</w:t>
      </w:r>
      <w:r>
        <w:rPr>
          <w:noProof/>
        </w:rPr>
        <w:tab/>
      </w:r>
      <w:r w:rsidR="00F9490E">
        <w:rPr>
          <w:noProof/>
        </w:rPr>
        <w:fldChar w:fldCharType="begin"/>
      </w:r>
      <w:r>
        <w:rPr>
          <w:noProof/>
        </w:rPr>
        <w:instrText xml:space="preserve"> PAGEREF _Toc297628904 \h </w:instrText>
      </w:r>
      <w:r w:rsidR="00F9490E">
        <w:rPr>
          <w:noProof/>
        </w:rPr>
      </w:r>
      <w:r w:rsidR="00F9490E">
        <w:rPr>
          <w:noProof/>
        </w:rPr>
        <w:fldChar w:fldCharType="separate"/>
      </w:r>
      <w:r>
        <w:rPr>
          <w:noProof/>
        </w:rPr>
        <w:t>30</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SQL Server Agent Jobs</w:t>
      </w:r>
      <w:r>
        <w:rPr>
          <w:noProof/>
        </w:rPr>
        <w:tab/>
      </w:r>
      <w:r w:rsidR="00F9490E">
        <w:rPr>
          <w:noProof/>
        </w:rPr>
        <w:fldChar w:fldCharType="begin"/>
      </w:r>
      <w:r>
        <w:rPr>
          <w:noProof/>
        </w:rPr>
        <w:instrText xml:space="preserve"> PAGEREF _Toc297628905 \h </w:instrText>
      </w:r>
      <w:r w:rsidR="00F9490E">
        <w:rPr>
          <w:noProof/>
        </w:rPr>
      </w:r>
      <w:r w:rsidR="00F9490E">
        <w:rPr>
          <w:noProof/>
        </w:rPr>
        <w:fldChar w:fldCharType="separate"/>
      </w:r>
      <w:r>
        <w:rPr>
          <w:noProof/>
        </w:rPr>
        <w:t>30</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Other Custom Administrative Modules</w:t>
      </w:r>
      <w:r>
        <w:rPr>
          <w:noProof/>
        </w:rPr>
        <w:tab/>
      </w:r>
      <w:r w:rsidR="00F9490E">
        <w:rPr>
          <w:noProof/>
        </w:rPr>
        <w:fldChar w:fldCharType="begin"/>
      </w:r>
      <w:r>
        <w:rPr>
          <w:noProof/>
        </w:rPr>
        <w:instrText xml:space="preserve"> PAGEREF _Toc297628906 \h </w:instrText>
      </w:r>
      <w:r w:rsidR="00F9490E">
        <w:rPr>
          <w:noProof/>
        </w:rPr>
      </w:r>
      <w:r w:rsidR="00F9490E">
        <w:rPr>
          <w:noProof/>
        </w:rPr>
        <w:fldChar w:fldCharType="separate"/>
      </w:r>
      <w:r>
        <w:rPr>
          <w:noProof/>
        </w:rPr>
        <w:t>31</w:t>
      </w:r>
      <w:r w:rsidR="00F9490E">
        <w:rPr>
          <w:noProof/>
        </w:rPr>
        <w:fldChar w:fldCharType="end"/>
      </w:r>
    </w:p>
    <w:p w:rsidR="008E0AE6" w:rsidRDefault="008E0AE6">
      <w:pPr>
        <w:pStyle w:val="TOC1"/>
        <w:tabs>
          <w:tab w:val="right" w:leader="dot" w:pos="8774"/>
        </w:tabs>
        <w:rPr>
          <w:rFonts w:asciiTheme="minorHAnsi" w:eastAsiaTheme="minorEastAsia" w:hAnsiTheme="minorHAnsi" w:cstheme="minorBidi"/>
          <w:b w:val="0"/>
          <w:bCs w:val="0"/>
          <w:caps w:val="0"/>
          <w:noProof/>
          <w:sz w:val="22"/>
          <w:szCs w:val="22"/>
        </w:rPr>
      </w:pPr>
      <w:r>
        <w:rPr>
          <w:noProof/>
        </w:rPr>
        <w:t>Appendix</w:t>
      </w:r>
      <w:r>
        <w:rPr>
          <w:noProof/>
        </w:rPr>
        <w:tab/>
      </w:r>
      <w:r w:rsidR="00F9490E">
        <w:rPr>
          <w:noProof/>
        </w:rPr>
        <w:fldChar w:fldCharType="begin"/>
      </w:r>
      <w:r>
        <w:rPr>
          <w:noProof/>
        </w:rPr>
        <w:instrText xml:space="preserve"> PAGEREF _Toc297628907 \h </w:instrText>
      </w:r>
      <w:r w:rsidR="00F9490E">
        <w:rPr>
          <w:noProof/>
        </w:rPr>
      </w:r>
      <w:r w:rsidR="00F9490E">
        <w:rPr>
          <w:noProof/>
        </w:rPr>
        <w:fldChar w:fldCharType="separate"/>
      </w:r>
      <w:r>
        <w:rPr>
          <w:noProof/>
        </w:rPr>
        <w:t>36</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Arena Dependencies</w:t>
      </w:r>
      <w:r>
        <w:rPr>
          <w:noProof/>
        </w:rPr>
        <w:tab/>
      </w:r>
      <w:r w:rsidR="00F9490E">
        <w:rPr>
          <w:noProof/>
        </w:rPr>
        <w:fldChar w:fldCharType="begin"/>
      </w:r>
      <w:r>
        <w:rPr>
          <w:noProof/>
        </w:rPr>
        <w:instrText xml:space="preserve"> PAGEREF _Toc297628908 \h </w:instrText>
      </w:r>
      <w:r w:rsidR="00F9490E">
        <w:rPr>
          <w:noProof/>
        </w:rPr>
      </w:r>
      <w:r w:rsidR="00F9490E">
        <w:rPr>
          <w:noProof/>
        </w:rPr>
        <w:fldChar w:fldCharType="separate"/>
      </w:r>
      <w:r>
        <w:rPr>
          <w:noProof/>
        </w:rPr>
        <w:t>36</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Defining New Custom IPrintLabel Providers</w:t>
      </w:r>
      <w:r>
        <w:rPr>
          <w:noProof/>
        </w:rPr>
        <w:tab/>
      </w:r>
      <w:r w:rsidR="00F9490E">
        <w:rPr>
          <w:noProof/>
        </w:rPr>
        <w:fldChar w:fldCharType="begin"/>
      </w:r>
      <w:r>
        <w:rPr>
          <w:noProof/>
        </w:rPr>
        <w:instrText xml:space="preserve"> PAGEREF _Toc297628909 \h </w:instrText>
      </w:r>
      <w:r w:rsidR="00F9490E">
        <w:rPr>
          <w:noProof/>
        </w:rPr>
      </w:r>
      <w:r w:rsidR="00F9490E">
        <w:rPr>
          <w:noProof/>
        </w:rPr>
        <w:fldChar w:fldCharType="separate"/>
      </w:r>
      <w:r>
        <w:rPr>
          <w:noProof/>
        </w:rPr>
        <w:t>36</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Defining New Custom Security Code Provider</w:t>
      </w:r>
      <w:r>
        <w:rPr>
          <w:noProof/>
        </w:rPr>
        <w:tab/>
      </w:r>
      <w:r w:rsidR="00F9490E">
        <w:rPr>
          <w:noProof/>
        </w:rPr>
        <w:fldChar w:fldCharType="begin"/>
      </w:r>
      <w:r>
        <w:rPr>
          <w:noProof/>
        </w:rPr>
        <w:instrText xml:space="preserve"> PAGEREF _Toc297628910 \h </w:instrText>
      </w:r>
      <w:r w:rsidR="00F9490E">
        <w:rPr>
          <w:noProof/>
        </w:rPr>
      </w:r>
      <w:r w:rsidR="00F9490E">
        <w:rPr>
          <w:noProof/>
        </w:rPr>
        <w:fldChar w:fldCharType="separate"/>
      </w:r>
      <w:r>
        <w:rPr>
          <w:noProof/>
        </w:rPr>
        <w:t>36</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Logging</w:t>
      </w:r>
      <w:r>
        <w:rPr>
          <w:noProof/>
        </w:rPr>
        <w:tab/>
      </w:r>
      <w:r w:rsidR="00F9490E">
        <w:rPr>
          <w:noProof/>
        </w:rPr>
        <w:fldChar w:fldCharType="begin"/>
      </w:r>
      <w:r>
        <w:rPr>
          <w:noProof/>
        </w:rPr>
        <w:instrText xml:space="preserve"> PAGEREF _Toc297628911 \h </w:instrText>
      </w:r>
      <w:r w:rsidR="00F9490E">
        <w:rPr>
          <w:noProof/>
        </w:rPr>
      </w:r>
      <w:r w:rsidR="00F9490E">
        <w:rPr>
          <w:noProof/>
        </w:rPr>
        <w:fldChar w:fldCharType="separate"/>
      </w:r>
      <w:r>
        <w:rPr>
          <w:noProof/>
        </w:rPr>
        <w:t>36</w:t>
      </w:r>
      <w:r w:rsidR="00F9490E">
        <w:rPr>
          <w:noProof/>
        </w:rPr>
        <w:fldChar w:fldCharType="end"/>
      </w:r>
    </w:p>
    <w:p w:rsidR="008E0AE6" w:rsidRDefault="008E0AE6">
      <w:pPr>
        <w:pStyle w:val="TOC2"/>
        <w:tabs>
          <w:tab w:val="right" w:leader="dot" w:pos="8774"/>
        </w:tabs>
        <w:rPr>
          <w:rFonts w:asciiTheme="minorHAnsi" w:eastAsiaTheme="minorEastAsia" w:hAnsiTheme="minorHAnsi" w:cstheme="minorBidi"/>
          <w:noProof/>
          <w:sz w:val="22"/>
          <w:szCs w:val="22"/>
        </w:rPr>
      </w:pPr>
      <w:r>
        <w:rPr>
          <w:noProof/>
        </w:rPr>
        <w:t>Reference</w:t>
      </w:r>
      <w:r>
        <w:rPr>
          <w:noProof/>
        </w:rPr>
        <w:tab/>
      </w:r>
      <w:r w:rsidR="00F9490E">
        <w:rPr>
          <w:noProof/>
        </w:rPr>
        <w:fldChar w:fldCharType="begin"/>
      </w:r>
      <w:r>
        <w:rPr>
          <w:noProof/>
        </w:rPr>
        <w:instrText xml:space="preserve"> PAGEREF _Toc297628912 \h </w:instrText>
      </w:r>
      <w:r w:rsidR="00F9490E">
        <w:rPr>
          <w:noProof/>
        </w:rPr>
      </w:r>
      <w:r w:rsidR="00F9490E">
        <w:rPr>
          <w:noProof/>
        </w:rPr>
        <w:fldChar w:fldCharType="separate"/>
      </w:r>
      <w:r>
        <w:rPr>
          <w:noProof/>
        </w:rPr>
        <w:t>36</w:t>
      </w:r>
      <w:r w:rsidR="00F9490E">
        <w:rPr>
          <w:noProof/>
        </w:rPr>
        <w:fldChar w:fldCharType="end"/>
      </w:r>
    </w:p>
    <w:p w:rsidR="002279F9" w:rsidRDefault="00F9490E" w:rsidP="002279F9">
      <w:pPr>
        <w:rPr>
          <w:rStyle w:val="Style14ptBold"/>
          <w:b w:val="0"/>
          <w:bCs w:val="0"/>
        </w:rPr>
      </w:pPr>
      <w:r>
        <w:rPr>
          <w:rFonts w:cs="Arial"/>
          <w:b/>
          <w:sz w:val="28"/>
          <w:szCs w:val="28"/>
        </w:rPr>
        <w:fldChar w:fldCharType="end"/>
      </w:r>
    </w:p>
    <w:p w:rsidR="002279F9" w:rsidRDefault="002279F9" w:rsidP="002279F9">
      <w:pPr>
        <w:pStyle w:val="Heading1"/>
        <w:rPr>
          <w:rStyle w:val="Style14ptBold"/>
          <w:b/>
          <w:bCs/>
        </w:rPr>
      </w:pPr>
      <w:bookmarkStart w:id="18" w:name="_Toc297628881"/>
      <w:r w:rsidRPr="00BF444C">
        <w:rPr>
          <w:rStyle w:val="Style14ptBold"/>
          <w:b/>
          <w:bCs/>
        </w:rPr>
        <w:lastRenderedPageBreak/>
        <w:t>Release Notes</w:t>
      </w:r>
      <w:bookmarkEnd w:id="18"/>
    </w:p>
    <w:p w:rsidR="00152A52" w:rsidRDefault="00152A52" w:rsidP="00152A52">
      <w:pPr>
        <w:rPr>
          <w:ins w:id="19" w:author="Nick Airdo" w:date="2011-10-28T08:28:00Z"/>
          <w:sz w:val="18"/>
        </w:rPr>
      </w:pPr>
      <w:ins w:id="20" w:author="Nick Airdo" w:date="2011-10-28T08:28:00Z">
        <w:r>
          <w:rPr>
            <w:sz w:val="18"/>
          </w:rPr>
          <w:t>V1.4.0</w:t>
        </w:r>
      </w:ins>
    </w:p>
    <w:p w:rsidR="002279F9" w:rsidRDefault="00152A52" w:rsidP="002279F9">
      <w:pPr>
        <w:pStyle w:val="ListParagraph"/>
        <w:numPr>
          <w:ilvl w:val="0"/>
          <w:numId w:val="49"/>
        </w:numPr>
        <w:rPr>
          <w:ins w:id="21" w:author="Nick Airdo" w:date="2011-10-28T14:40:00Z"/>
          <w:sz w:val="18"/>
        </w:rPr>
        <w:pPrChange w:id="22" w:author="Nick Airdo" w:date="2011-10-28T08:28:00Z">
          <w:pPr/>
        </w:pPrChange>
      </w:pPr>
      <w:ins w:id="23" w:author="Nick Airdo" w:date="2011-10-28T08:28:00Z">
        <w:r>
          <w:rPr>
            <w:sz w:val="18"/>
          </w:rPr>
          <w:t xml:space="preserve">Added feature to </w:t>
        </w:r>
      </w:ins>
      <w:ins w:id="24" w:author="Nick Airdo" w:date="2011-10-28T08:29:00Z">
        <w:r>
          <w:rPr>
            <w:sz w:val="18"/>
          </w:rPr>
          <w:t>enable/disable</w:t>
        </w:r>
      </w:ins>
      <w:ins w:id="25" w:author="Nick Airdo" w:date="2011-10-28T08:28:00Z">
        <w:r>
          <w:rPr>
            <w:sz w:val="18"/>
          </w:rPr>
          <w:t xml:space="preserve"> min/max age</w:t>
        </w:r>
      </w:ins>
      <w:ins w:id="26" w:author="Nick Airdo" w:date="2011-10-28T08:37:00Z">
        <w:r w:rsidR="00F0492F">
          <w:rPr>
            <w:sz w:val="18"/>
          </w:rPr>
          <w:t xml:space="preserve"> &amp; </w:t>
        </w:r>
      </w:ins>
      <w:ins w:id="27" w:author="Nick Airdo" w:date="2011-10-28T08:28:00Z">
        <w:r>
          <w:rPr>
            <w:sz w:val="18"/>
          </w:rPr>
          <w:t>grade restrictions via module settings</w:t>
        </w:r>
        <w:r w:rsidRPr="00B23E6B">
          <w:rPr>
            <w:sz w:val="18"/>
          </w:rPr>
          <w:t>.</w:t>
        </w:r>
      </w:ins>
      <w:ins w:id="28" w:author="Nick Airdo" w:date="2011-10-28T08:45:00Z">
        <w:r w:rsidR="00930ECE">
          <w:rPr>
            <w:sz w:val="18"/>
          </w:rPr>
          <w:t xml:space="preserve">  </w:t>
        </w:r>
      </w:ins>
      <w:ins w:id="29" w:author="Nick Airdo" w:date="2011-10-28T08:46:00Z">
        <w:r w:rsidR="00930ECE">
          <w:rPr>
            <w:sz w:val="18"/>
          </w:rPr>
          <w:t>For backwards compatibility</w:t>
        </w:r>
      </w:ins>
      <w:ins w:id="30" w:author="Nick Airdo" w:date="2011-10-28T14:53:00Z">
        <w:r w:rsidR="002865AB">
          <w:rPr>
            <w:sz w:val="18"/>
          </w:rPr>
          <w:t>,</w:t>
        </w:r>
      </w:ins>
      <w:ins w:id="31" w:author="Nick Airdo" w:date="2011-10-28T08:46:00Z">
        <w:r w:rsidR="00930ECE">
          <w:rPr>
            <w:sz w:val="18"/>
          </w:rPr>
          <w:t xml:space="preserve"> this setting is enabled by default, but </w:t>
        </w:r>
      </w:ins>
      <w:ins w:id="32" w:author="Nick Airdo" w:date="2011-10-28T14:54:00Z">
        <w:r w:rsidR="002865AB" w:rsidRPr="002865AB">
          <w:rPr>
            <w:b/>
            <w:sz w:val="18"/>
            <w:rPrChange w:id="33" w:author="Nick Airdo" w:date="2011-10-28T14:54:00Z">
              <w:rPr>
                <w:sz w:val="18"/>
              </w:rPr>
            </w:rPrChange>
          </w:rPr>
          <w:t xml:space="preserve">we </w:t>
        </w:r>
      </w:ins>
      <w:ins w:id="34" w:author="Nick Airdo" w:date="2011-10-28T08:46:00Z">
        <w:r w:rsidR="00930ECE" w:rsidRPr="002865AB">
          <w:rPr>
            <w:b/>
            <w:sz w:val="18"/>
            <w:rPrChange w:id="35" w:author="Nick Airdo" w:date="2011-10-28T14:54:00Z">
              <w:rPr>
                <w:sz w:val="18"/>
              </w:rPr>
            </w:rPrChange>
          </w:rPr>
          <w:t>recommend you change it to false</w:t>
        </w:r>
      </w:ins>
      <w:ins w:id="36" w:author="Nick Airdo" w:date="2011-10-28T08:47:00Z">
        <w:r w:rsidR="009252A7">
          <w:rPr>
            <w:sz w:val="18"/>
          </w:rPr>
          <w:t xml:space="preserve"> to allow the </w:t>
        </w:r>
        <w:r w:rsidR="009252A7">
          <w:rPr>
            <w:sz w:val="18"/>
          </w:rPr>
          <w:t>‘</w:t>
        </w:r>
        <w:r w:rsidR="009252A7">
          <w:rPr>
            <w:sz w:val="18"/>
          </w:rPr>
          <w:t>active</w:t>
        </w:r>
        <w:r w:rsidR="009252A7">
          <w:rPr>
            <w:sz w:val="18"/>
          </w:rPr>
          <w:t>’</w:t>
        </w:r>
        <w:r w:rsidR="009252A7">
          <w:rPr>
            <w:sz w:val="18"/>
          </w:rPr>
          <w:t xml:space="preserve"> </w:t>
        </w:r>
      </w:ins>
      <w:ins w:id="37" w:author="Nick Airdo" w:date="2011-10-28T14:41:00Z">
        <w:r w:rsidR="00276655">
          <w:rPr>
            <w:sz w:val="18"/>
          </w:rPr>
          <w:t>classes (</w:t>
        </w:r>
      </w:ins>
      <w:ins w:id="38" w:author="Nick Airdo" w:date="2011-10-28T08:47:00Z">
        <w:r w:rsidR="009252A7">
          <w:rPr>
            <w:sz w:val="18"/>
          </w:rPr>
          <w:t>Attendance Types</w:t>
        </w:r>
      </w:ins>
      <w:ins w:id="39" w:author="Nick Airdo" w:date="2011-10-28T14:41:00Z">
        <w:r w:rsidR="00276655">
          <w:rPr>
            <w:sz w:val="18"/>
          </w:rPr>
          <w:t>)</w:t>
        </w:r>
      </w:ins>
      <w:ins w:id="40" w:author="Nick Airdo" w:date="2011-10-28T08:47:00Z">
        <w:r w:rsidR="009252A7">
          <w:rPr>
            <w:sz w:val="18"/>
          </w:rPr>
          <w:t xml:space="preserve"> to co</w:t>
        </w:r>
        <w:r w:rsidR="002865AB">
          <w:rPr>
            <w:sz w:val="18"/>
          </w:rPr>
          <w:t>ntrol who is allowed to check</w:t>
        </w:r>
      </w:ins>
      <w:ins w:id="41" w:author="Nick Airdo" w:date="2011-10-28T14:54:00Z">
        <w:r w:rsidR="005A5048">
          <w:rPr>
            <w:sz w:val="18"/>
          </w:rPr>
          <w:t>-</w:t>
        </w:r>
      </w:ins>
      <w:ins w:id="42" w:author="Nick Airdo" w:date="2011-10-28T08:47:00Z">
        <w:r w:rsidR="002865AB">
          <w:rPr>
            <w:sz w:val="18"/>
          </w:rPr>
          <w:t>in</w:t>
        </w:r>
      </w:ins>
      <w:ins w:id="43" w:author="Nick Airdo" w:date="2011-10-28T14:54:00Z">
        <w:r w:rsidR="002865AB">
          <w:rPr>
            <w:sz w:val="18"/>
          </w:rPr>
          <w:t xml:space="preserve"> (next item).</w:t>
        </w:r>
      </w:ins>
    </w:p>
    <w:p w:rsidR="00276655" w:rsidRDefault="00276655" w:rsidP="002279F9">
      <w:pPr>
        <w:pStyle w:val="ListParagraph"/>
        <w:numPr>
          <w:ilvl w:val="0"/>
          <w:numId w:val="49"/>
        </w:numPr>
        <w:rPr>
          <w:ins w:id="44" w:author="Nick Airdo" w:date="2011-10-28T14:37:00Z"/>
          <w:sz w:val="18"/>
        </w:rPr>
        <w:pPrChange w:id="45" w:author="Nick Airdo" w:date="2011-10-28T08:28:00Z">
          <w:pPr/>
        </w:pPrChange>
      </w:pPr>
      <w:ins w:id="46" w:author="Nick Airdo" w:date="2011-10-28T14:43:00Z">
        <w:r>
          <w:rPr>
            <w:sz w:val="18"/>
          </w:rPr>
          <w:t>When the above restrictions are disabled, a</w:t>
        </w:r>
      </w:ins>
      <w:ins w:id="47" w:author="Nick Airdo" w:date="2011-10-28T14:40:00Z">
        <w:r>
          <w:rPr>
            <w:sz w:val="18"/>
          </w:rPr>
          <w:t xml:space="preserve">dded support to show all family members who are eligible for checking in </w:t>
        </w:r>
      </w:ins>
      <w:ins w:id="48" w:author="Nick Airdo" w:date="2011-10-28T14:41:00Z">
        <w:r>
          <w:rPr>
            <w:sz w:val="18"/>
          </w:rPr>
          <w:t xml:space="preserve">even if they do not have a grade or </w:t>
        </w:r>
      </w:ins>
      <w:ins w:id="49" w:author="Nick Airdo" w:date="2011-10-28T14:54:00Z">
        <w:r w:rsidR="005A5048">
          <w:rPr>
            <w:sz w:val="18"/>
          </w:rPr>
          <w:t>birth date</w:t>
        </w:r>
      </w:ins>
      <w:ins w:id="50" w:author="Nick Airdo" w:date="2011-10-28T14:41:00Z">
        <w:r>
          <w:rPr>
            <w:sz w:val="18"/>
          </w:rPr>
          <w:t xml:space="preserve"> on their record</w:t>
        </w:r>
      </w:ins>
      <w:ins w:id="51" w:author="Nick Airdo" w:date="2011-10-28T14:44:00Z">
        <w:r>
          <w:rPr>
            <w:sz w:val="18"/>
          </w:rPr>
          <w:t xml:space="preserve"> </w:t>
        </w:r>
        <w:r>
          <w:rPr>
            <w:sz w:val="18"/>
          </w:rPr>
          <w:t>–</w:t>
        </w:r>
        <w:r>
          <w:rPr>
            <w:sz w:val="18"/>
          </w:rPr>
          <w:t xml:space="preserve"> </w:t>
        </w:r>
        <w:r>
          <w:rPr>
            <w:sz w:val="18"/>
          </w:rPr>
          <w:t>based on the currently active classes (Attendance Types)</w:t>
        </w:r>
        <w:r>
          <w:rPr>
            <w:sz w:val="18"/>
          </w:rPr>
          <w:t xml:space="preserve">.  In other words, you would need at least one </w:t>
        </w:r>
      </w:ins>
      <w:ins w:id="52" w:author="Nick Airdo" w:date="2011-10-28T14:45:00Z">
        <w:r>
          <w:rPr>
            <w:sz w:val="18"/>
          </w:rPr>
          <w:t xml:space="preserve">active </w:t>
        </w:r>
      </w:ins>
      <w:ins w:id="53" w:author="Nick Airdo" w:date="2011-10-28T14:44:00Z">
        <w:r>
          <w:rPr>
            <w:sz w:val="18"/>
          </w:rPr>
          <w:t xml:space="preserve">class that did not </w:t>
        </w:r>
      </w:ins>
      <w:ins w:id="54" w:author="Nick Airdo" w:date="2011-10-28T14:45:00Z">
        <w:r>
          <w:rPr>
            <w:sz w:val="18"/>
          </w:rPr>
          <w:t>have</w:t>
        </w:r>
      </w:ins>
      <w:ins w:id="55" w:author="Nick Airdo" w:date="2011-10-28T14:44:00Z">
        <w:r>
          <w:rPr>
            <w:sz w:val="18"/>
          </w:rPr>
          <w:t xml:space="preserve"> grade </w:t>
        </w:r>
      </w:ins>
      <w:ins w:id="56" w:author="Nick Airdo" w:date="2011-10-28T14:45:00Z">
        <w:r>
          <w:rPr>
            <w:sz w:val="18"/>
          </w:rPr>
          <w:t>and</w:t>
        </w:r>
      </w:ins>
      <w:ins w:id="57" w:author="Nick Airdo" w:date="2011-10-28T14:44:00Z">
        <w:r>
          <w:rPr>
            <w:sz w:val="18"/>
          </w:rPr>
          <w:t xml:space="preserve"> age restrictions</w:t>
        </w:r>
      </w:ins>
      <w:ins w:id="58" w:author="Nick Airdo" w:date="2011-10-28T14:45:00Z">
        <w:r>
          <w:rPr>
            <w:sz w:val="18"/>
          </w:rPr>
          <w:t xml:space="preserve"> for someone without a </w:t>
        </w:r>
      </w:ins>
      <w:ins w:id="59" w:author="Nick Airdo" w:date="2011-10-28T14:54:00Z">
        <w:r w:rsidR="005A5048">
          <w:rPr>
            <w:sz w:val="18"/>
          </w:rPr>
          <w:t>birth date</w:t>
        </w:r>
      </w:ins>
      <w:ins w:id="60" w:author="Nick Airdo" w:date="2011-10-28T14:45:00Z">
        <w:r>
          <w:rPr>
            <w:sz w:val="18"/>
          </w:rPr>
          <w:t xml:space="preserve"> to check-in.</w:t>
        </w:r>
      </w:ins>
    </w:p>
    <w:p w:rsidR="00276655" w:rsidRDefault="00276655" w:rsidP="002279F9">
      <w:pPr>
        <w:pStyle w:val="ListParagraph"/>
        <w:numPr>
          <w:ilvl w:val="0"/>
          <w:numId w:val="49"/>
        </w:numPr>
        <w:rPr>
          <w:ins w:id="61" w:author="Nick Airdo" w:date="2011-10-28T14:38:00Z"/>
          <w:sz w:val="18"/>
        </w:rPr>
        <w:pPrChange w:id="62" w:author="Nick Airdo" w:date="2011-10-28T08:28:00Z">
          <w:pPr/>
        </w:pPrChange>
      </w:pPr>
      <w:ins w:id="63" w:author="Nick Airdo" w:date="2011-10-28T14:37:00Z">
        <w:r>
          <w:rPr>
            <w:sz w:val="18"/>
          </w:rPr>
          <w:t xml:space="preserve">Added </w:t>
        </w:r>
      </w:ins>
      <w:ins w:id="64" w:author="Nick Airdo" w:date="2011-10-28T14:38:00Z">
        <w:r>
          <w:rPr>
            <w:sz w:val="18"/>
          </w:rPr>
          <w:t>support for</w:t>
        </w:r>
      </w:ins>
      <w:ins w:id="65" w:author="Nick Airdo" w:date="2011-10-28T14:37:00Z">
        <w:r>
          <w:rPr>
            <w:sz w:val="18"/>
          </w:rPr>
          <w:t xml:space="preserve"> Arena</w:t>
        </w:r>
        <w:r>
          <w:rPr>
            <w:sz w:val="18"/>
          </w:rPr>
          <w:t>’</w:t>
        </w:r>
        <w:r>
          <w:rPr>
            <w:sz w:val="18"/>
          </w:rPr>
          <w:t xml:space="preserve">s min/max </w:t>
        </w:r>
        <w:proofErr w:type="spellStart"/>
        <w:r>
          <w:rPr>
            <w:sz w:val="18"/>
          </w:rPr>
          <w:t>BirthDate</w:t>
        </w:r>
        <w:proofErr w:type="spellEnd"/>
        <w:r>
          <w:rPr>
            <w:sz w:val="18"/>
          </w:rPr>
          <w:t xml:space="preserve"> feature</w:t>
        </w:r>
      </w:ins>
      <w:ins w:id="66" w:author="Nick Airdo" w:date="2011-10-28T14:46:00Z">
        <w:r>
          <w:rPr>
            <w:sz w:val="18"/>
          </w:rPr>
          <w:t xml:space="preserve"> (</w:t>
        </w:r>
        <w:r>
          <w:rPr>
            <w:sz w:val="18"/>
          </w:rPr>
          <w:fldChar w:fldCharType="begin"/>
        </w:r>
        <w:r>
          <w:rPr>
            <w:sz w:val="18"/>
          </w:rPr>
          <w:instrText xml:space="preserve"> HYPERLINK "http://redmine.refreshcache.com/issues/378" </w:instrText>
        </w:r>
        <w:r>
          <w:rPr>
            <w:sz w:val="18"/>
          </w:rPr>
        </w:r>
        <w:r>
          <w:rPr>
            <w:sz w:val="18"/>
          </w:rPr>
          <w:fldChar w:fldCharType="separate"/>
        </w:r>
        <w:r w:rsidRPr="00276655">
          <w:rPr>
            <w:rStyle w:val="Hyperlink"/>
            <w:sz w:val="18"/>
          </w:rPr>
          <w:t>#378</w:t>
        </w:r>
        <w:r>
          <w:rPr>
            <w:sz w:val="18"/>
          </w:rPr>
          <w:fldChar w:fldCharType="end"/>
        </w:r>
        <w:r>
          <w:rPr>
            <w:sz w:val="18"/>
          </w:rPr>
          <w:t>)</w:t>
        </w:r>
      </w:ins>
      <w:ins w:id="67" w:author="Nick Airdo" w:date="2011-10-28T14:38:00Z">
        <w:r>
          <w:rPr>
            <w:sz w:val="18"/>
          </w:rPr>
          <w:t>.</w:t>
        </w:r>
      </w:ins>
    </w:p>
    <w:p w:rsidR="00276655" w:rsidRDefault="00276655" w:rsidP="002279F9">
      <w:pPr>
        <w:pStyle w:val="ListParagraph"/>
        <w:numPr>
          <w:ilvl w:val="0"/>
          <w:numId w:val="49"/>
        </w:numPr>
        <w:rPr>
          <w:ins w:id="68" w:author="Nick Airdo" w:date="2011-10-28T14:39:00Z"/>
          <w:sz w:val="18"/>
        </w:rPr>
        <w:pPrChange w:id="69" w:author="Nick Airdo" w:date="2011-10-28T08:28:00Z">
          <w:pPr/>
        </w:pPrChange>
      </w:pPr>
      <w:ins w:id="70" w:author="Nick Airdo" w:date="2011-10-28T14:38:00Z">
        <w:r>
          <w:rPr>
            <w:sz w:val="18"/>
          </w:rPr>
          <w:t>Fixed bug</w:t>
        </w:r>
      </w:ins>
      <w:ins w:id="71" w:author="Nick Airdo" w:date="2011-10-28T14:39:00Z">
        <w:r>
          <w:rPr>
            <w:sz w:val="18"/>
          </w:rPr>
          <w:t xml:space="preserve"> </w:t>
        </w:r>
      </w:ins>
      <w:ins w:id="72" w:author="Nick Airdo" w:date="2011-10-28T14:47:00Z">
        <w:r>
          <w:rPr>
            <w:sz w:val="18"/>
          </w:rPr>
          <w:fldChar w:fldCharType="begin"/>
        </w:r>
        <w:r>
          <w:rPr>
            <w:sz w:val="18"/>
          </w:rPr>
          <w:instrText xml:space="preserve"> HYPERLINK "http://redmine.refreshcache.com/issues/377" </w:instrText>
        </w:r>
        <w:r>
          <w:rPr>
            <w:sz w:val="18"/>
          </w:rPr>
        </w:r>
        <w:r>
          <w:rPr>
            <w:sz w:val="18"/>
          </w:rPr>
          <w:fldChar w:fldCharType="separate"/>
        </w:r>
        <w:r w:rsidRPr="00276655">
          <w:rPr>
            <w:rStyle w:val="Hyperlink"/>
            <w:sz w:val="18"/>
          </w:rPr>
          <w:t>#377</w:t>
        </w:r>
        <w:r>
          <w:rPr>
            <w:sz w:val="18"/>
          </w:rPr>
          <w:fldChar w:fldCharType="end"/>
        </w:r>
      </w:ins>
      <w:ins w:id="73" w:author="Nick Airdo" w:date="2011-10-28T14:46:00Z">
        <w:r>
          <w:rPr>
            <w:sz w:val="18"/>
          </w:rPr>
          <w:t>:</w:t>
        </w:r>
      </w:ins>
      <w:ins w:id="74" w:author="Nick Airdo" w:date="2011-10-28T14:38:00Z">
        <w:r>
          <w:rPr>
            <w:sz w:val="18"/>
          </w:rPr>
          <w:t xml:space="preserve"> labels not print</w:t>
        </w:r>
      </w:ins>
      <w:ins w:id="75" w:author="Nick Airdo" w:date="2011-10-28T14:46:00Z">
        <w:r>
          <w:rPr>
            <w:sz w:val="18"/>
          </w:rPr>
          <w:t>ing</w:t>
        </w:r>
      </w:ins>
      <w:ins w:id="76" w:author="Nick Airdo" w:date="2011-10-28T14:38:00Z">
        <w:r>
          <w:rPr>
            <w:sz w:val="18"/>
          </w:rPr>
          <w:t xml:space="preserve"> if </w:t>
        </w:r>
      </w:ins>
      <w:ins w:id="77" w:author="Nick Airdo" w:date="2011-10-28T14:39:00Z">
        <w:r>
          <w:rPr>
            <w:sz w:val="18"/>
          </w:rPr>
          <w:t>unable to check into second service/class.</w:t>
        </w:r>
      </w:ins>
    </w:p>
    <w:p w:rsidR="00276655" w:rsidRDefault="002865AB" w:rsidP="002279F9">
      <w:pPr>
        <w:pStyle w:val="ListParagraph"/>
        <w:numPr>
          <w:ilvl w:val="0"/>
          <w:numId w:val="49"/>
        </w:numPr>
        <w:rPr>
          <w:ins w:id="78" w:author="Nick Airdo" w:date="2011-10-28T14:51:00Z"/>
          <w:sz w:val="18"/>
        </w:rPr>
        <w:pPrChange w:id="79" w:author="Nick Airdo" w:date="2011-10-28T08:28:00Z">
          <w:pPr/>
        </w:pPrChange>
      </w:pPr>
      <w:ins w:id="80" w:author="Nick Airdo" w:date="2011-10-28T14:49:00Z">
        <w:r>
          <w:rPr>
            <w:sz w:val="18"/>
          </w:rPr>
          <w:t xml:space="preserve">Show network fail indicator if kiosk unable to </w:t>
        </w:r>
        <w:r>
          <w:rPr>
            <w:sz w:val="18"/>
          </w:rPr>
          <w:t>“</w:t>
        </w:r>
        <w:r>
          <w:rPr>
            <w:sz w:val="18"/>
          </w:rPr>
          <w:t>see</w:t>
        </w:r>
        <w:r>
          <w:rPr>
            <w:sz w:val="18"/>
          </w:rPr>
          <w:t>”</w:t>
        </w:r>
        <w:r>
          <w:rPr>
            <w:sz w:val="18"/>
          </w:rPr>
          <w:t xml:space="preserve"> server (</w:t>
        </w:r>
        <w:r>
          <w:rPr>
            <w:sz w:val="18"/>
          </w:rPr>
          <w:fldChar w:fldCharType="begin"/>
        </w:r>
        <w:r>
          <w:rPr>
            <w:sz w:val="18"/>
          </w:rPr>
          <w:instrText xml:space="preserve"> HYPERLINK "http://redmine.refreshcache.com/issues/379" </w:instrText>
        </w:r>
        <w:r>
          <w:rPr>
            <w:sz w:val="18"/>
          </w:rPr>
        </w:r>
        <w:r>
          <w:rPr>
            <w:sz w:val="18"/>
          </w:rPr>
          <w:fldChar w:fldCharType="separate"/>
        </w:r>
        <w:r w:rsidRPr="002865AB">
          <w:rPr>
            <w:rStyle w:val="Hyperlink"/>
            <w:sz w:val="18"/>
          </w:rPr>
          <w:t>#379</w:t>
        </w:r>
        <w:r>
          <w:rPr>
            <w:sz w:val="18"/>
          </w:rPr>
          <w:fldChar w:fldCharType="end"/>
        </w:r>
        <w:r>
          <w:rPr>
            <w:sz w:val="18"/>
          </w:rPr>
          <w:t>).</w:t>
        </w:r>
      </w:ins>
    </w:p>
    <w:p w:rsidR="002865AB" w:rsidRPr="00152A52" w:rsidRDefault="002865AB" w:rsidP="002279F9">
      <w:pPr>
        <w:pStyle w:val="ListParagraph"/>
        <w:numPr>
          <w:ilvl w:val="0"/>
          <w:numId w:val="49"/>
        </w:numPr>
        <w:rPr>
          <w:sz w:val="18"/>
          <w:rPrChange w:id="81" w:author="Nick Airdo" w:date="2011-10-28T08:28:00Z">
            <w:rPr/>
          </w:rPrChange>
        </w:rPr>
        <w:pPrChange w:id="82" w:author="Nick Airdo" w:date="2011-10-28T08:28:00Z">
          <w:pPr/>
        </w:pPrChange>
      </w:pPr>
      <w:ins w:id="83" w:author="Nick Airdo" w:date="2011-10-28T14:51:00Z">
        <w:r>
          <w:rPr>
            <w:sz w:val="18"/>
          </w:rPr>
          <w:t xml:space="preserve">Kiosks </w:t>
        </w:r>
        <w:r>
          <w:rPr>
            <w:sz w:val="18"/>
          </w:rPr>
          <w:t>periodically</w:t>
        </w:r>
        <w:r>
          <w:rPr>
            <w:sz w:val="18"/>
          </w:rPr>
          <w:t xml:space="preserve"> </w:t>
        </w:r>
      </w:ins>
      <w:ins w:id="84" w:author="Nick Airdo" w:date="2011-10-28T14:52:00Z">
        <w:r>
          <w:rPr>
            <w:sz w:val="18"/>
          </w:rPr>
          <w:t>reload</w:t>
        </w:r>
      </w:ins>
      <w:ins w:id="85" w:author="Nick Airdo" w:date="2011-10-28T14:53:00Z">
        <w:r>
          <w:rPr>
            <w:sz w:val="18"/>
          </w:rPr>
          <w:t>/refresh</w:t>
        </w:r>
      </w:ins>
      <w:ins w:id="86" w:author="Nick Airdo" w:date="2011-10-28T14:52:00Z">
        <w:r>
          <w:rPr>
            <w:sz w:val="18"/>
          </w:rPr>
          <w:t xml:space="preserve"> during countdown period</w:t>
        </w:r>
      </w:ins>
      <w:ins w:id="87" w:author="Nick Airdo" w:date="2011-10-28T14:53:00Z">
        <w:r>
          <w:rPr>
            <w:sz w:val="18"/>
          </w:rPr>
          <w:t>s (</w:t>
        </w:r>
        <w:r>
          <w:rPr>
            <w:sz w:val="18"/>
          </w:rPr>
          <w:fldChar w:fldCharType="begin"/>
        </w:r>
        <w:r>
          <w:rPr>
            <w:sz w:val="18"/>
          </w:rPr>
          <w:instrText xml:space="preserve"> HYPERLINK "http://redmine.refreshcache.com/issues/367" </w:instrText>
        </w:r>
        <w:r>
          <w:rPr>
            <w:sz w:val="18"/>
          </w:rPr>
        </w:r>
        <w:r>
          <w:rPr>
            <w:sz w:val="18"/>
          </w:rPr>
          <w:fldChar w:fldCharType="separate"/>
        </w:r>
        <w:r w:rsidRPr="002865AB">
          <w:rPr>
            <w:rStyle w:val="Hyperlink"/>
            <w:sz w:val="18"/>
          </w:rPr>
          <w:t>#367</w:t>
        </w:r>
        <w:r>
          <w:rPr>
            <w:sz w:val="18"/>
          </w:rPr>
          <w:fldChar w:fldCharType="end"/>
        </w:r>
        <w:r>
          <w:rPr>
            <w:sz w:val="18"/>
          </w:rPr>
          <w:t>)</w:t>
        </w:r>
      </w:ins>
      <w:ins w:id="88" w:author="Nick Airdo" w:date="2011-10-28T14:52:00Z">
        <w:r>
          <w:rPr>
            <w:sz w:val="18"/>
          </w:rPr>
          <w:t>.</w:t>
        </w:r>
      </w:ins>
    </w:p>
    <w:p w:rsidR="00B23E6B" w:rsidRDefault="00B23E6B" w:rsidP="002279F9">
      <w:pPr>
        <w:rPr>
          <w:sz w:val="18"/>
        </w:rPr>
      </w:pPr>
      <w:r>
        <w:rPr>
          <w:sz w:val="18"/>
        </w:rPr>
        <w:t>V1.3.1</w:t>
      </w:r>
    </w:p>
    <w:p w:rsidR="00B23E6B" w:rsidRPr="00B23E6B" w:rsidRDefault="00B23E6B" w:rsidP="00B23E6B">
      <w:pPr>
        <w:pStyle w:val="ListParagraph"/>
        <w:numPr>
          <w:ilvl w:val="0"/>
          <w:numId w:val="49"/>
        </w:numPr>
        <w:rPr>
          <w:sz w:val="18"/>
        </w:rPr>
      </w:pPr>
      <w:r w:rsidRPr="00B23E6B">
        <w:rPr>
          <w:sz w:val="18"/>
        </w:rPr>
        <w:t xml:space="preserve">Cleaned up some </w:t>
      </w:r>
      <w:proofErr w:type="spellStart"/>
      <w:r w:rsidRPr="00B23E6B">
        <w:rPr>
          <w:sz w:val="18"/>
        </w:rPr>
        <w:t>Javascript</w:t>
      </w:r>
      <w:proofErr w:type="spellEnd"/>
      <w:r w:rsidRPr="00B23E6B">
        <w:rPr>
          <w:sz w:val="18"/>
        </w:rPr>
        <w:t xml:space="preserve"> code.</w:t>
      </w:r>
    </w:p>
    <w:p w:rsidR="00B23E6B" w:rsidRPr="00B23E6B" w:rsidRDefault="00B23E6B" w:rsidP="00B23E6B">
      <w:pPr>
        <w:pStyle w:val="ListParagraph"/>
        <w:numPr>
          <w:ilvl w:val="0"/>
          <w:numId w:val="49"/>
        </w:numPr>
        <w:rPr>
          <w:sz w:val="18"/>
        </w:rPr>
      </w:pPr>
      <w:r w:rsidRPr="00B23E6B">
        <w:rPr>
          <w:sz w:val="18"/>
        </w:rPr>
        <w:t>Updated RS Print Provider to be more robust.</w:t>
      </w:r>
    </w:p>
    <w:p w:rsidR="00B23E6B" w:rsidRPr="00B23E6B" w:rsidRDefault="00B23E6B" w:rsidP="00B23E6B">
      <w:pPr>
        <w:pStyle w:val="ListParagraph"/>
        <w:numPr>
          <w:ilvl w:val="0"/>
          <w:numId w:val="49"/>
        </w:numPr>
        <w:rPr>
          <w:sz w:val="18"/>
        </w:rPr>
      </w:pPr>
      <w:r w:rsidRPr="00B23E6B">
        <w:rPr>
          <w:sz w:val="18"/>
        </w:rPr>
        <w:t>Added Null Print Provider (this provider simply does not print any labels).</w:t>
      </w:r>
    </w:p>
    <w:p w:rsidR="00B23E6B" w:rsidRPr="00B23E6B" w:rsidRDefault="00B23E6B" w:rsidP="00B23E6B">
      <w:pPr>
        <w:pStyle w:val="ListParagraph"/>
        <w:numPr>
          <w:ilvl w:val="0"/>
          <w:numId w:val="49"/>
        </w:numPr>
        <w:rPr>
          <w:sz w:val="18"/>
        </w:rPr>
      </w:pPr>
      <w:r w:rsidRPr="00B23E6B">
        <w:rPr>
          <w:sz w:val="18"/>
        </w:rPr>
        <w:t>Fixed SQL install scripts in 1.3.0 release.</w:t>
      </w:r>
    </w:p>
    <w:p w:rsidR="00B23E6B" w:rsidRPr="00B23E6B" w:rsidRDefault="00B23E6B" w:rsidP="00B23E6B">
      <w:pPr>
        <w:pStyle w:val="ListParagraph"/>
        <w:numPr>
          <w:ilvl w:val="0"/>
          <w:numId w:val="49"/>
        </w:numPr>
        <w:rPr>
          <w:sz w:val="18"/>
        </w:rPr>
      </w:pPr>
      <w:r w:rsidRPr="00B23E6B">
        <w:rPr>
          <w:sz w:val="18"/>
        </w:rPr>
        <w:t>Check-in template is automatically created during install now.</w:t>
      </w:r>
    </w:p>
    <w:p w:rsidR="002279F9" w:rsidRPr="00D75199" w:rsidRDefault="002279F9" w:rsidP="002279F9">
      <w:pPr>
        <w:rPr>
          <w:sz w:val="18"/>
        </w:rPr>
      </w:pPr>
      <w:r w:rsidRPr="00D75199">
        <w:rPr>
          <w:sz w:val="18"/>
        </w:rPr>
        <w:t>v1.</w:t>
      </w:r>
      <w:r>
        <w:rPr>
          <w:sz w:val="18"/>
        </w:rPr>
        <w:t>3</w:t>
      </w:r>
      <w:r w:rsidRPr="00D75199">
        <w:rPr>
          <w:sz w:val="18"/>
        </w:rPr>
        <w:t>.0</w:t>
      </w:r>
    </w:p>
    <w:p w:rsidR="002279F9" w:rsidRDefault="002279F9" w:rsidP="002279F9">
      <w:pPr>
        <w:pStyle w:val="ListParagraph"/>
        <w:numPr>
          <w:ilvl w:val="0"/>
          <w:numId w:val="45"/>
        </w:numPr>
        <w:rPr>
          <w:sz w:val="18"/>
        </w:rPr>
      </w:pPr>
      <w:r>
        <w:rPr>
          <w:sz w:val="18"/>
        </w:rPr>
        <w:t xml:space="preserve">Added support (via new </w:t>
      </w:r>
      <w:r w:rsidR="00315C47">
        <w:rPr>
          <w:sz w:val="18"/>
        </w:rPr>
        <w:t>organization</w:t>
      </w:r>
      <w:r>
        <w:rPr>
          <w:sz w:val="18"/>
        </w:rPr>
        <w:t xml:space="preserve"> </w:t>
      </w:r>
      <w:r w:rsidR="00BD387A">
        <w:rPr>
          <w:sz w:val="18"/>
        </w:rPr>
        <w:t>setting</w:t>
      </w:r>
      <w:r>
        <w:rPr>
          <w:sz w:val="18"/>
        </w:rPr>
        <w:t xml:space="preserve">) to designate which “inactive reasons” will still allow someone </w:t>
      </w:r>
      <w:r w:rsidR="001D6A78">
        <w:rPr>
          <w:sz w:val="18"/>
        </w:rPr>
        <w:t xml:space="preserve">who is inactive </w:t>
      </w:r>
      <w:r>
        <w:rPr>
          <w:sz w:val="18"/>
        </w:rPr>
        <w:t>to check-in.</w:t>
      </w:r>
    </w:p>
    <w:p w:rsidR="002279F9" w:rsidRDefault="002279F9" w:rsidP="002279F9">
      <w:pPr>
        <w:pStyle w:val="ListParagraph"/>
        <w:numPr>
          <w:ilvl w:val="0"/>
          <w:numId w:val="45"/>
        </w:numPr>
        <w:rPr>
          <w:sz w:val="18"/>
        </w:rPr>
      </w:pPr>
      <w:r>
        <w:rPr>
          <w:sz w:val="18"/>
        </w:rPr>
        <w:t xml:space="preserve">Added support for group linked “Membership </w:t>
      </w:r>
      <w:proofErr w:type="gramStart"/>
      <w:r>
        <w:rPr>
          <w:sz w:val="18"/>
        </w:rPr>
        <w:t>Required</w:t>
      </w:r>
      <w:proofErr w:type="gramEnd"/>
      <w:r>
        <w:rPr>
          <w:sz w:val="18"/>
        </w:rPr>
        <w:t>”.</w:t>
      </w:r>
    </w:p>
    <w:p w:rsidR="002279F9" w:rsidRDefault="002279F9" w:rsidP="002279F9">
      <w:pPr>
        <w:pStyle w:val="ListParagraph"/>
        <w:numPr>
          <w:ilvl w:val="0"/>
          <w:numId w:val="45"/>
        </w:numPr>
        <w:rPr>
          <w:sz w:val="18"/>
        </w:rPr>
      </w:pPr>
      <w:r w:rsidRPr="00D75199">
        <w:rPr>
          <w:sz w:val="18"/>
        </w:rPr>
        <w:t>Added support for “</w:t>
      </w:r>
      <w:r>
        <w:rPr>
          <w:sz w:val="18"/>
        </w:rPr>
        <w:t xml:space="preserve">Membership </w:t>
      </w:r>
      <w:proofErr w:type="gramStart"/>
      <w:r>
        <w:rPr>
          <w:sz w:val="18"/>
        </w:rPr>
        <w:t>Required</w:t>
      </w:r>
      <w:proofErr w:type="gramEnd"/>
      <w:r w:rsidRPr="00D75199">
        <w:rPr>
          <w:sz w:val="18"/>
        </w:rPr>
        <w:t xml:space="preserve">” </w:t>
      </w:r>
      <w:r>
        <w:rPr>
          <w:sz w:val="18"/>
        </w:rPr>
        <w:t>on occurrences</w:t>
      </w:r>
      <w:r w:rsidRPr="00D75199">
        <w:rPr>
          <w:sz w:val="18"/>
        </w:rPr>
        <w:t>.</w:t>
      </w:r>
    </w:p>
    <w:p w:rsidR="002279F9" w:rsidRDefault="002279F9" w:rsidP="002279F9">
      <w:pPr>
        <w:pStyle w:val="ListParagraph"/>
        <w:numPr>
          <w:ilvl w:val="0"/>
          <w:numId w:val="45"/>
        </w:numPr>
        <w:rPr>
          <w:sz w:val="18"/>
        </w:rPr>
      </w:pPr>
      <w:r>
        <w:rPr>
          <w:sz w:val="18"/>
        </w:rPr>
        <w:t>Added a Maximum Phone Number Length module setting.</w:t>
      </w:r>
    </w:p>
    <w:p w:rsidR="002279F9" w:rsidRDefault="002279F9" w:rsidP="002279F9">
      <w:pPr>
        <w:pStyle w:val="ListParagraph"/>
        <w:numPr>
          <w:ilvl w:val="0"/>
          <w:numId w:val="45"/>
        </w:numPr>
        <w:rPr>
          <w:sz w:val="18"/>
        </w:rPr>
      </w:pPr>
      <w:r>
        <w:rPr>
          <w:sz w:val="18"/>
        </w:rPr>
        <w:t>Added a Kiosk Management/Registration module and module setting.</w:t>
      </w:r>
    </w:p>
    <w:p w:rsidR="002279F9" w:rsidRDefault="002279F9" w:rsidP="002279F9">
      <w:pPr>
        <w:pStyle w:val="ListParagraph"/>
        <w:numPr>
          <w:ilvl w:val="0"/>
          <w:numId w:val="45"/>
        </w:numPr>
        <w:rPr>
          <w:sz w:val="18"/>
        </w:rPr>
      </w:pPr>
      <w:r>
        <w:rPr>
          <w:sz w:val="18"/>
        </w:rPr>
        <w:t>Added a “post-</w:t>
      </w:r>
      <w:proofErr w:type="spellStart"/>
      <w:r>
        <w:rPr>
          <w:sz w:val="18"/>
        </w:rPr>
        <w:t>checkin</w:t>
      </w:r>
      <w:proofErr w:type="spellEnd"/>
      <w:r>
        <w:rPr>
          <w:sz w:val="18"/>
        </w:rPr>
        <w:t xml:space="preserve">” target page module setting to redirect to after a family </w:t>
      </w:r>
      <w:proofErr w:type="spellStart"/>
      <w:r>
        <w:rPr>
          <w:sz w:val="18"/>
        </w:rPr>
        <w:t>checkin</w:t>
      </w:r>
      <w:proofErr w:type="spellEnd"/>
      <w:r>
        <w:rPr>
          <w:sz w:val="18"/>
        </w:rPr>
        <w:t xml:space="preserve"> occurs.</w:t>
      </w:r>
    </w:p>
    <w:p w:rsidR="002279F9" w:rsidRDefault="002279F9" w:rsidP="002279F9">
      <w:pPr>
        <w:pStyle w:val="ListParagraph"/>
        <w:numPr>
          <w:ilvl w:val="0"/>
          <w:numId w:val="45"/>
        </w:numPr>
        <w:rPr>
          <w:sz w:val="18"/>
        </w:rPr>
      </w:pPr>
      <w:r>
        <w:rPr>
          <w:sz w:val="18"/>
        </w:rPr>
        <w:t>Layout and style changes to support mobile/iPad devices and other style cleanup.</w:t>
      </w:r>
    </w:p>
    <w:p w:rsidR="002279F9" w:rsidRDefault="002279F9" w:rsidP="002279F9">
      <w:pPr>
        <w:pStyle w:val="ListParagraph"/>
        <w:numPr>
          <w:ilvl w:val="0"/>
          <w:numId w:val="45"/>
        </w:numPr>
        <w:rPr>
          <w:sz w:val="18"/>
        </w:rPr>
      </w:pPr>
      <w:r>
        <w:rPr>
          <w:sz w:val="18"/>
        </w:rPr>
        <w:t>Temporarily added a minimum and maximum age/grade module settings which are deprecated and will be removed in next version.</w:t>
      </w:r>
    </w:p>
    <w:p w:rsidR="002279F9" w:rsidRPr="00A93974" w:rsidRDefault="002279F9" w:rsidP="002279F9">
      <w:pPr>
        <w:pStyle w:val="ListParagraph"/>
        <w:numPr>
          <w:ilvl w:val="0"/>
          <w:numId w:val="45"/>
        </w:numPr>
        <w:rPr>
          <w:sz w:val="18"/>
        </w:rPr>
      </w:pPr>
      <w:r>
        <w:rPr>
          <w:sz w:val="18"/>
        </w:rPr>
        <w:t>Updated to work with Arena 2010.1</w:t>
      </w:r>
    </w:p>
    <w:p w:rsidR="002279F9" w:rsidRPr="00D75199" w:rsidRDefault="002279F9" w:rsidP="002279F9">
      <w:pPr>
        <w:rPr>
          <w:sz w:val="18"/>
        </w:rPr>
      </w:pPr>
      <w:r w:rsidRPr="00D75199">
        <w:rPr>
          <w:sz w:val="18"/>
        </w:rPr>
        <w:t>v1.2.0</w:t>
      </w:r>
    </w:p>
    <w:p w:rsidR="002279F9" w:rsidRPr="00D75199" w:rsidRDefault="002279F9" w:rsidP="002279F9">
      <w:pPr>
        <w:pStyle w:val="ListParagraph"/>
        <w:numPr>
          <w:ilvl w:val="0"/>
          <w:numId w:val="45"/>
        </w:numPr>
        <w:rPr>
          <w:sz w:val="18"/>
        </w:rPr>
      </w:pPr>
      <w:r w:rsidRPr="00D75199">
        <w:rPr>
          <w:sz w:val="18"/>
        </w:rPr>
        <w:t>Added support for “At Kiosk” and “At Location” printing.</w:t>
      </w:r>
    </w:p>
    <w:p w:rsidR="002279F9" w:rsidRPr="00D75199" w:rsidRDefault="002279F9" w:rsidP="002279F9">
      <w:pPr>
        <w:pStyle w:val="ListParagraph"/>
        <w:numPr>
          <w:ilvl w:val="0"/>
          <w:numId w:val="45"/>
        </w:numPr>
        <w:rPr>
          <w:sz w:val="18"/>
        </w:rPr>
      </w:pPr>
      <w:r w:rsidRPr="00D75199">
        <w:rPr>
          <w:sz w:val="18"/>
        </w:rPr>
        <w:t>Added support for print labels via Reporting Services.</w:t>
      </w:r>
    </w:p>
    <w:p w:rsidR="002279F9" w:rsidRPr="00D75199" w:rsidRDefault="002279F9" w:rsidP="002279F9">
      <w:pPr>
        <w:pStyle w:val="ListParagraph"/>
        <w:numPr>
          <w:ilvl w:val="0"/>
          <w:numId w:val="45"/>
        </w:numPr>
        <w:rPr>
          <w:sz w:val="18"/>
        </w:rPr>
      </w:pPr>
      <w:r w:rsidRPr="00D75199">
        <w:rPr>
          <w:sz w:val="18"/>
        </w:rPr>
        <w:t>New Feature: Application Logging – Will log information for each attendee and detail which Occurrences the system attempts to match them to.</w:t>
      </w:r>
    </w:p>
    <w:p w:rsidR="002279F9" w:rsidRPr="00D75199" w:rsidRDefault="002279F9" w:rsidP="002279F9">
      <w:pPr>
        <w:pStyle w:val="ListParagraph"/>
        <w:numPr>
          <w:ilvl w:val="0"/>
          <w:numId w:val="45"/>
        </w:numPr>
        <w:rPr>
          <w:sz w:val="18"/>
        </w:rPr>
      </w:pPr>
      <w:r w:rsidRPr="00D75199">
        <w:rPr>
          <w:sz w:val="18"/>
        </w:rPr>
        <w:t>New Feature: Room Balancing – New extended attribute to denote whether or not an Attendance Type is “Room Balancing”. If an Attendance Type is flagged for room balancing and has multiple locations tied to it, the system will now check attendees into the room with the smallest head-count.</w:t>
      </w:r>
    </w:p>
    <w:p w:rsidR="002279F9" w:rsidRPr="00D75199" w:rsidRDefault="002279F9" w:rsidP="002279F9">
      <w:pPr>
        <w:pStyle w:val="ListParagraph"/>
        <w:numPr>
          <w:ilvl w:val="0"/>
          <w:numId w:val="45"/>
        </w:numPr>
        <w:rPr>
          <w:sz w:val="18"/>
        </w:rPr>
      </w:pPr>
      <w:r w:rsidRPr="00D75199">
        <w:rPr>
          <w:sz w:val="18"/>
        </w:rPr>
        <w:t>Added support for Maximum People on Locations.</w:t>
      </w:r>
    </w:p>
    <w:p w:rsidR="002279F9" w:rsidRPr="00D75199" w:rsidRDefault="002279F9" w:rsidP="002279F9">
      <w:pPr>
        <w:pStyle w:val="ListParagraph"/>
        <w:numPr>
          <w:ilvl w:val="0"/>
          <w:numId w:val="45"/>
        </w:numPr>
        <w:rPr>
          <w:sz w:val="18"/>
        </w:rPr>
      </w:pPr>
      <w:proofErr w:type="spellStart"/>
      <w:r w:rsidRPr="00D75199">
        <w:rPr>
          <w:sz w:val="18"/>
        </w:rPr>
        <w:t>Ctrl+Shift+R</w:t>
      </w:r>
      <w:proofErr w:type="spellEnd"/>
      <w:r w:rsidRPr="00D75199">
        <w:rPr>
          <w:sz w:val="18"/>
        </w:rPr>
        <w:t xml:space="preserve"> hot-key activates Family Registration page.</w:t>
      </w:r>
    </w:p>
    <w:p w:rsidR="002279F9" w:rsidRPr="00D75199" w:rsidRDefault="002279F9" w:rsidP="002279F9">
      <w:pPr>
        <w:pStyle w:val="ListParagraph"/>
        <w:numPr>
          <w:ilvl w:val="0"/>
          <w:numId w:val="45"/>
        </w:numPr>
        <w:rPr>
          <w:sz w:val="18"/>
        </w:rPr>
      </w:pPr>
      <w:r w:rsidRPr="00D75199">
        <w:rPr>
          <w:sz w:val="18"/>
        </w:rPr>
        <w:t>Option to display room/location name on standard check-in label nametag.</w:t>
      </w:r>
    </w:p>
    <w:p w:rsidR="002279F9" w:rsidRPr="00D75199" w:rsidRDefault="002279F9" w:rsidP="002279F9">
      <w:pPr>
        <w:rPr>
          <w:sz w:val="18"/>
        </w:rPr>
      </w:pPr>
      <w:r w:rsidRPr="00D75199">
        <w:rPr>
          <w:sz w:val="18"/>
        </w:rPr>
        <w:t>v1.1.0</w:t>
      </w:r>
    </w:p>
    <w:p w:rsidR="002279F9" w:rsidRPr="00D75199" w:rsidRDefault="002279F9" w:rsidP="002279F9">
      <w:pPr>
        <w:pStyle w:val="ListParagraph"/>
        <w:numPr>
          <w:ilvl w:val="0"/>
          <w:numId w:val="43"/>
        </w:numPr>
        <w:rPr>
          <w:sz w:val="18"/>
        </w:rPr>
      </w:pPr>
      <w:r w:rsidRPr="00D75199">
        <w:rPr>
          <w:sz w:val="18"/>
        </w:rPr>
        <w:lastRenderedPageBreak/>
        <w:t>Added support for Attendance Type "Membership Required for Check-In".         Attendance Types linked to Tags which have 'membership required' will now only match if the person is a member of the tag.</w:t>
      </w:r>
    </w:p>
    <w:p w:rsidR="002279F9" w:rsidRPr="00D75199" w:rsidRDefault="002279F9" w:rsidP="002279F9">
      <w:pPr>
        <w:pStyle w:val="ListParagraph"/>
        <w:numPr>
          <w:ilvl w:val="0"/>
          <w:numId w:val="43"/>
        </w:numPr>
        <w:rPr>
          <w:sz w:val="18"/>
        </w:rPr>
      </w:pPr>
      <w:r w:rsidRPr="00D75199">
        <w:rPr>
          <w:sz w:val="18"/>
        </w:rPr>
        <w:t xml:space="preserve">Bug fix for installations that do not have the </w:t>
      </w:r>
      <w:proofErr w:type="spellStart"/>
      <w:r w:rsidRPr="00D75199">
        <w:rPr>
          <w:sz w:val="18"/>
        </w:rPr>
        <w:t>GradePromotionDate</w:t>
      </w:r>
      <w:proofErr w:type="spellEnd"/>
      <w:r w:rsidRPr="00D75199">
        <w:rPr>
          <w:sz w:val="18"/>
        </w:rPr>
        <w:t xml:space="preserve"> org setting.</w:t>
      </w:r>
    </w:p>
    <w:p w:rsidR="002279F9" w:rsidRPr="00D75199" w:rsidRDefault="002279F9" w:rsidP="002279F9">
      <w:pPr>
        <w:rPr>
          <w:sz w:val="18"/>
        </w:rPr>
      </w:pPr>
      <w:r w:rsidRPr="00D75199">
        <w:rPr>
          <w:sz w:val="18"/>
        </w:rPr>
        <w:t xml:space="preserve">v1.0.3 </w:t>
      </w:r>
    </w:p>
    <w:p w:rsidR="002279F9" w:rsidRPr="00D75199" w:rsidRDefault="002279F9" w:rsidP="002279F9">
      <w:pPr>
        <w:pStyle w:val="ListParagraph"/>
        <w:numPr>
          <w:ilvl w:val="0"/>
          <w:numId w:val="44"/>
        </w:numPr>
        <w:rPr>
          <w:sz w:val="18"/>
        </w:rPr>
      </w:pPr>
      <w:r w:rsidRPr="00D75199">
        <w:rPr>
          <w:sz w:val="18"/>
        </w:rPr>
        <w:t>Optimized/simplified last change</w:t>
      </w:r>
    </w:p>
    <w:p w:rsidR="002279F9" w:rsidRPr="00D75199" w:rsidRDefault="002279F9" w:rsidP="002279F9">
      <w:pPr>
        <w:rPr>
          <w:sz w:val="18"/>
        </w:rPr>
      </w:pPr>
      <w:r w:rsidRPr="00D75199">
        <w:rPr>
          <w:sz w:val="18"/>
        </w:rPr>
        <w:t>v1.0.2</w:t>
      </w:r>
    </w:p>
    <w:p w:rsidR="002279F9" w:rsidRPr="00D75199" w:rsidRDefault="002279F9" w:rsidP="002279F9">
      <w:pPr>
        <w:pStyle w:val="ListParagraph"/>
        <w:numPr>
          <w:ilvl w:val="0"/>
          <w:numId w:val="44"/>
        </w:numPr>
        <w:rPr>
          <w:sz w:val="18"/>
        </w:rPr>
      </w:pPr>
      <w:r w:rsidRPr="00D75199">
        <w:rPr>
          <w:sz w:val="18"/>
        </w:rPr>
        <w:t>Fixed bug in DateUtils.dll (</w:t>
      </w:r>
      <w:proofErr w:type="spellStart"/>
      <w:r w:rsidRPr="00D75199">
        <w:rPr>
          <w:sz w:val="18"/>
        </w:rPr>
        <w:t>GetFractionalAge</w:t>
      </w:r>
      <w:proofErr w:type="spellEnd"/>
      <w:r w:rsidRPr="00D75199">
        <w:rPr>
          <w:sz w:val="18"/>
        </w:rPr>
        <w:t>) having to do with people having birthdays on or around the current day.</w:t>
      </w:r>
    </w:p>
    <w:p w:rsidR="002279F9" w:rsidRPr="00D75199" w:rsidRDefault="002279F9" w:rsidP="002279F9">
      <w:pPr>
        <w:rPr>
          <w:sz w:val="18"/>
        </w:rPr>
      </w:pPr>
      <w:r w:rsidRPr="00D75199">
        <w:rPr>
          <w:sz w:val="18"/>
        </w:rPr>
        <w:t>v1.0.1</w:t>
      </w:r>
    </w:p>
    <w:p w:rsidR="002279F9" w:rsidRPr="00D75199" w:rsidRDefault="002279F9" w:rsidP="002279F9">
      <w:pPr>
        <w:pStyle w:val="ListParagraph"/>
        <w:numPr>
          <w:ilvl w:val="0"/>
          <w:numId w:val="44"/>
        </w:numPr>
        <w:rPr>
          <w:sz w:val="18"/>
        </w:rPr>
      </w:pPr>
      <w:r w:rsidRPr="00D75199">
        <w:rPr>
          <w:sz w:val="18"/>
        </w:rPr>
        <w:t>Now includes the SQL scripts in the zip file.</w:t>
      </w:r>
    </w:p>
    <w:p w:rsidR="00EE4E7C" w:rsidRDefault="00EE4E7C" w:rsidP="002279F9">
      <w:pPr>
        <w:pStyle w:val="Heading1"/>
      </w:pPr>
      <w:bookmarkStart w:id="89" w:name="_Toc297628882"/>
      <w:r>
        <w:lastRenderedPageBreak/>
        <w:t>Preface and Warning</w:t>
      </w:r>
      <w:bookmarkEnd w:id="89"/>
    </w:p>
    <w:p w:rsidR="00F17661" w:rsidRDefault="00F17661" w:rsidP="00EE4E7C">
      <w:pPr>
        <w:rPr>
          <w:b/>
        </w:rPr>
      </w:pPr>
    </w:p>
    <w:p w:rsidR="00EE4E7C" w:rsidRDefault="00991DAD" w:rsidP="00EE4E7C">
      <w:pPr>
        <w:rPr>
          <w:b/>
        </w:rPr>
      </w:pPr>
      <w:r w:rsidRPr="00991DAD">
        <w:rPr>
          <w:b/>
        </w:rPr>
        <w:t>If you are considering using CCCEV/HDC check-in, please read this document first.</w:t>
      </w:r>
    </w:p>
    <w:p w:rsidR="00EE4E7C" w:rsidRPr="00EE4E7C" w:rsidRDefault="00EE4E7C" w:rsidP="00EE4E7C">
      <w:pPr>
        <w:rPr>
          <w:b/>
        </w:rPr>
      </w:pPr>
    </w:p>
    <w:p w:rsidR="00EE4E7C" w:rsidRPr="00F17661" w:rsidRDefault="00991DAD" w:rsidP="00EE4E7C">
      <w:r>
        <w:t xml:space="preserve">With its initial release in early 2009 CCCEV check-in set the standard for what web-based platform agnostic check-in could look like. With its focus on lightning fast check-in and compatibility with all platforms, it quickly became the #1 alternative check-in </w:t>
      </w:r>
      <w:proofErr w:type="gramStart"/>
      <w:r>
        <w:t>solution</w:t>
      </w:r>
      <w:proofErr w:type="gramEnd"/>
      <w:r>
        <w:t xml:space="preserve"> for Arena. HDC chimed in with some changes of their own, and also added a web based family registration and check-in management suite to completely remove the need for a windows app to run check-in (these items are a separate download, </w:t>
      </w:r>
      <w:r w:rsidR="00B23E6B">
        <w:t xml:space="preserve">don’t </w:t>
      </w:r>
      <w:r>
        <w:t>miss them!).</w:t>
      </w:r>
    </w:p>
    <w:p w:rsidR="00EE4E7C" w:rsidRPr="00F17661" w:rsidRDefault="00EE4E7C" w:rsidP="00EE4E7C"/>
    <w:p w:rsidR="00EE4E7C" w:rsidRPr="00F17661" w:rsidRDefault="00991DAD" w:rsidP="00EE4E7C">
      <w:r>
        <w:t xml:space="preserve">When the iPad was released in 2010 only some minor </w:t>
      </w:r>
      <w:r w:rsidR="00B23E6B">
        <w:t xml:space="preserve">CSS </w:t>
      </w:r>
      <w:r>
        <w:t>changes were required to make CCCEV/HDC check-in work on the iPad. It didn't take a math major to see that a $500 i</w:t>
      </w:r>
      <w:r w:rsidR="00B23E6B">
        <w:t>P</w:t>
      </w:r>
      <w:r>
        <w:t xml:space="preserve">ad was a lot cheaper than a full kiosk, and every bit as capable. This has increased the demand for CCCEV/HDC check-in astronomically. </w:t>
      </w:r>
    </w:p>
    <w:p w:rsidR="00EE4E7C" w:rsidRDefault="00EE4E7C" w:rsidP="00EE4E7C"/>
    <w:p w:rsidR="004D1F6D" w:rsidRDefault="004D1F6D" w:rsidP="004D1F6D">
      <w:pPr>
        <w:jc w:val="center"/>
        <w:rPr>
          <w:b/>
        </w:rPr>
      </w:pPr>
      <w:r>
        <w:rPr>
          <w:b/>
          <w:noProof/>
        </w:rPr>
        <w:drawing>
          <wp:inline distT="0" distB="0" distL="0" distR="0">
            <wp:extent cx="2688524" cy="2508249"/>
            <wp:effectExtent l="19050" t="0" r="0" b="0"/>
            <wp:docPr id="2" name="Picture 0" descr="HereBeDrag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eBeDragons.png"/>
                    <pic:cNvPicPr/>
                  </pic:nvPicPr>
                  <pic:blipFill>
                    <a:blip r:embed="rId14" cstate="print">
                      <a:duotone>
                        <a:schemeClr val="accent1">
                          <a:shade val="45000"/>
                          <a:satMod val="135000"/>
                        </a:schemeClr>
                        <a:prstClr val="white"/>
                      </a:duotone>
                      <a:lum bright="30000" contrast="-30000"/>
                    </a:blip>
                    <a:stretch>
                      <a:fillRect/>
                    </a:stretch>
                  </pic:blipFill>
                  <pic:spPr>
                    <a:xfrm>
                      <a:off x="0" y="0"/>
                      <a:ext cx="2690206" cy="2509818"/>
                    </a:xfrm>
                    <a:prstGeom prst="rect">
                      <a:avLst/>
                    </a:prstGeom>
                  </pic:spPr>
                </pic:pic>
              </a:graphicData>
            </a:graphic>
          </wp:inline>
        </w:drawing>
      </w:r>
    </w:p>
    <w:p w:rsidR="004D1F6D" w:rsidRDefault="004D1F6D" w:rsidP="004D1F6D">
      <w:pPr>
        <w:jc w:val="center"/>
        <w:rPr>
          <w:b/>
        </w:rPr>
      </w:pPr>
    </w:p>
    <w:p w:rsidR="00EE4E7C" w:rsidRDefault="00991DAD" w:rsidP="00EE4E7C">
      <w:pPr>
        <w:rPr>
          <w:b/>
        </w:rPr>
      </w:pPr>
      <w:r w:rsidRPr="00991DAD">
        <w:rPr>
          <w:b/>
        </w:rPr>
        <w:t>Please consider each of these points before moving forward:</w:t>
      </w:r>
    </w:p>
    <w:p w:rsidR="004D1F6D" w:rsidRPr="00F17661" w:rsidRDefault="004D1F6D" w:rsidP="004D1F6D">
      <w:pPr>
        <w:jc w:val="center"/>
        <w:rPr>
          <w:b/>
        </w:rPr>
      </w:pPr>
    </w:p>
    <w:p w:rsidR="00EE4E7C" w:rsidRDefault="00EE4E7C" w:rsidP="00EE4E7C"/>
    <w:p w:rsidR="00EE4E7C" w:rsidRDefault="00EE4E7C" w:rsidP="00EE4E7C">
      <w:r>
        <w:t xml:space="preserve">(1) Successful implementations of the CCCEV/HDC </w:t>
      </w:r>
      <w:proofErr w:type="spellStart"/>
      <w:r>
        <w:t>checkin</w:t>
      </w:r>
      <w:proofErr w:type="spellEnd"/>
      <w:r>
        <w:t xml:space="preserve"> are typically done after a church has gone live with Arena because you need experience configuring modules to understand how </w:t>
      </w:r>
      <w:proofErr w:type="spellStart"/>
      <w:r>
        <w:t>checkin</w:t>
      </w:r>
      <w:proofErr w:type="spellEnd"/>
      <w:r>
        <w:t xml:space="preserve"> plugs into Arena and you need experience configuring the Arena structure to know how to configure the </w:t>
      </w:r>
      <w:proofErr w:type="spellStart"/>
      <w:r>
        <w:t>checkin</w:t>
      </w:r>
      <w:proofErr w:type="spellEnd"/>
      <w:r>
        <w:t xml:space="preserve"> module. Despite knowing this, if you still want to implement the CCCEV/HDC </w:t>
      </w:r>
      <w:proofErr w:type="spellStart"/>
      <w:r>
        <w:t>checkin</w:t>
      </w:r>
      <w:proofErr w:type="spellEnd"/>
      <w:r>
        <w:t xml:space="preserve"> before go live, you will need a longer implementation timeline than you expect. And the smaller amount of experience you have configuring the Arena structure, the more technical skills you will need (see #3 below).</w:t>
      </w:r>
    </w:p>
    <w:p w:rsidR="00EE4E7C" w:rsidRDefault="00EE4E7C" w:rsidP="00EE4E7C"/>
    <w:p w:rsidR="00EE4E7C" w:rsidRDefault="00EE4E7C" w:rsidP="00EE4E7C">
      <w:r>
        <w:t xml:space="preserve">(2) We love helping other churches, but if we help you too much we won't be able to keep developing cool stuff for the churches that write our paychecks. If our churches stop writing our paychecks, our children (and cats) will starve. Because of this, we have tried to package as much of this as possible into a very thorough installation </w:t>
      </w:r>
      <w:r>
        <w:lastRenderedPageBreak/>
        <w:t xml:space="preserve">guide and (soon) a collection of how-to videos in order to answer the "what can this do" and "how do I install it" questions. </w:t>
      </w:r>
    </w:p>
    <w:p w:rsidR="00EE4E7C" w:rsidRDefault="00EE4E7C" w:rsidP="00EE4E7C"/>
    <w:p w:rsidR="00EE4E7C" w:rsidRDefault="00EE4E7C" w:rsidP="00EE4E7C">
      <w:r>
        <w:t xml:space="preserve">(3) Some churches have successfully setup our check-in before their go-live date, but if you are going to try to do that, you need to be sure you have certain concepts down such as: installing modules in arena, building pages, assigning </w:t>
      </w:r>
      <w:r w:rsidR="00B23E6B">
        <w:t xml:space="preserve">CSS </w:t>
      </w:r>
      <w:r>
        <w:t xml:space="preserve">and templates to pages, editing lookups, and using SQL </w:t>
      </w:r>
      <w:r w:rsidR="00B23E6B">
        <w:t>Management</w:t>
      </w:r>
      <w:r>
        <w:t xml:space="preserve"> Studio. You don't have to be an expert in those things, but you probably don't want to learn about them by trying to install our check-in either...</w:t>
      </w:r>
    </w:p>
    <w:p w:rsidR="00EE4E7C" w:rsidRDefault="00EE4E7C" w:rsidP="00EE4E7C"/>
    <w:p w:rsidR="00EE4E7C" w:rsidRDefault="00EE4E7C" w:rsidP="00EE4E7C">
      <w:r>
        <w:t xml:space="preserve">(4) If you look at our check-in and it mostly does what you want it to do but you need some changes, we welcome new developer churches to the project at any time. The source code is freely available, and there is a patch review process setup to submit potential changes etc. The place to start is on </w:t>
      </w:r>
      <w:hyperlink r:id="rId15" w:history="1">
        <w:r w:rsidRPr="00F17661">
          <w:rPr>
            <w:rStyle w:val="Hyperlink"/>
          </w:rPr>
          <w:t>redmine.refreshcache.com</w:t>
        </w:r>
      </w:hyperlink>
      <w:r>
        <w:t xml:space="preserve"> and look at the project forum. Introduce yourself there and we'll help you join the effort to make check-in even better. </w:t>
      </w:r>
    </w:p>
    <w:p w:rsidR="00EE4E7C" w:rsidRDefault="00EE4E7C" w:rsidP="00EE4E7C"/>
    <w:p w:rsidR="0057391E" w:rsidRDefault="00EE4E7C">
      <w:r>
        <w:t xml:space="preserve">We love the church, we think our check-in is awesome, and we hope you use it in your church. Please don't misunderstand the intention of this document. We want you to use what we have created, and we want to help you, but like the cartographer's warning: "here </w:t>
      </w:r>
      <w:proofErr w:type="gramStart"/>
      <w:r>
        <w:t>be</w:t>
      </w:r>
      <w:proofErr w:type="gramEnd"/>
      <w:r>
        <w:t xml:space="preserve"> dragons!" This is probably not the first custom module you should try to install. Also, if you decide to move forward and have read the documentation and watched the videos and still need some help understanding everything, we are happy to help. You can </w:t>
      </w:r>
      <w:hyperlink r:id="rId16" w:history="1">
        <w:r w:rsidR="00F17661" w:rsidRPr="00F17661">
          <w:rPr>
            <w:rStyle w:val="Hyperlink"/>
          </w:rPr>
          <w:t>post a note to the forum</w:t>
        </w:r>
      </w:hyperlink>
      <w:r w:rsidR="00F17661">
        <w:t xml:space="preserve">, </w:t>
      </w:r>
      <w:r>
        <w:t>email us, call us, or find us on IRC at irc://chat.freenode.net/#ArenaChMS.</w:t>
      </w:r>
    </w:p>
    <w:p w:rsidR="002279F9" w:rsidRDefault="002279F9" w:rsidP="002279F9">
      <w:pPr>
        <w:pStyle w:val="Heading1"/>
      </w:pPr>
      <w:bookmarkStart w:id="90" w:name="_Toc297628883"/>
      <w:r>
        <w:lastRenderedPageBreak/>
        <w:t>Introduction</w:t>
      </w:r>
      <w:bookmarkEnd w:id="90"/>
    </w:p>
    <w:p w:rsidR="002279F9" w:rsidRDefault="002279F9" w:rsidP="002279F9">
      <w:r>
        <w:t xml:space="preserve">The Check-In Wizard is a 100% web-based, fast, self-serve (attendant-less) check-in system created by Central Christian Church and High Desert Church.  It relies on much of the existing Arena system and basically adds a few new attributes to the Arena Check-in Attendance Types. These new, extended attributes are: the ability level, last name criteria, and special-needs flag. </w:t>
      </w:r>
    </w:p>
    <w:p w:rsidR="002279F9" w:rsidRDefault="002279F9" w:rsidP="002279F9"/>
    <w:p w:rsidR="002279F9" w:rsidRDefault="002279F9" w:rsidP="002279F9">
      <w:r>
        <w:t xml:space="preserve">A firm understanding of Arena’s Kiosks, Locations, and Attendance Types is still needed to successfully use the Check-In Wizard.  For example, to set up a “centralized” check in system where multiple kiosks at a campus can be used to check children into the appropriate class, the following </w:t>
      </w:r>
      <w:r w:rsidRPr="001E60DE">
        <w:rPr>
          <w:b/>
        </w:rPr>
        <w:t>must</w:t>
      </w:r>
      <w:r>
        <w:t xml:space="preserve"> be done.</w:t>
      </w:r>
    </w:p>
    <w:p w:rsidR="002279F9" w:rsidRDefault="002279F9" w:rsidP="002279F9"/>
    <w:p w:rsidR="002279F9" w:rsidRDefault="002279F9" w:rsidP="002279F9">
      <w:pPr>
        <w:pStyle w:val="ListParagraph"/>
        <w:numPr>
          <w:ilvl w:val="0"/>
          <w:numId w:val="35"/>
        </w:numPr>
      </w:pPr>
      <w:r>
        <w:t xml:space="preserve">Register each </w:t>
      </w:r>
      <w:r w:rsidRPr="00B26544">
        <w:t>kiosk</w:t>
      </w:r>
      <w:r>
        <w:t xml:space="preserve"> via the kiosk module in Arena or via our custom kiosk management page.</w:t>
      </w:r>
    </w:p>
    <w:p w:rsidR="002279F9" w:rsidRDefault="002279F9" w:rsidP="002279F9">
      <w:pPr>
        <w:pStyle w:val="ListParagraph"/>
        <w:numPr>
          <w:ilvl w:val="0"/>
          <w:numId w:val="35"/>
        </w:numPr>
      </w:pPr>
      <w:r>
        <w:t xml:space="preserve">For each kiosk, select all the appropriate </w:t>
      </w:r>
      <w:r w:rsidRPr="00B26544">
        <w:t>locations</w:t>
      </w:r>
      <w:r>
        <w:t xml:space="preserve"> that may be checked in at that kiosk.</w:t>
      </w:r>
    </w:p>
    <w:p w:rsidR="002279F9" w:rsidRDefault="002279F9" w:rsidP="002279F9">
      <w:pPr>
        <w:pStyle w:val="ListParagraph"/>
        <w:numPr>
          <w:ilvl w:val="0"/>
          <w:numId w:val="35"/>
        </w:numPr>
      </w:pPr>
      <w:r>
        <w:t>Define the needed Attendance Types and tie each to the appropriate location.</w:t>
      </w:r>
    </w:p>
    <w:p w:rsidR="002279F9" w:rsidRDefault="002279F9" w:rsidP="002279F9">
      <w:pPr>
        <w:pStyle w:val="ListParagraph"/>
        <w:numPr>
          <w:ilvl w:val="0"/>
          <w:numId w:val="35"/>
        </w:numPr>
      </w:pPr>
      <w:r>
        <w:t>If needed, define an Extended Attribute (custom) for each Attendance Type.</w:t>
      </w:r>
    </w:p>
    <w:p w:rsidR="002279F9" w:rsidRDefault="002279F9" w:rsidP="002279F9">
      <w:pPr>
        <w:pStyle w:val="ListParagraph"/>
        <w:numPr>
          <w:ilvl w:val="0"/>
          <w:numId w:val="35"/>
        </w:numPr>
      </w:pPr>
      <w:r>
        <w:t>Setup the necessary Occurrences or Frequencies for each Attendance Type.</w:t>
      </w:r>
    </w:p>
    <w:p w:rsidR="002279F9" w:rsidRDefault="002279F9" w:rsidP="002279F9"/>
    <w:p w:rsidR="002279F9" w:rsidRDefault="002279F9" w:rsidP="002279F9">
      <w:r>
        <w:t>The following diagram depicts the relationship between kiosks, locations, attendance types, and occurrences.</w:t>
      </w:r>
    </w:p>
    <w:p w:rsidR="002279F9" w:rsidRDefault="002279F9" w:rsidP="002279F9"/>
    <w:p w:rsidR="002279F9" w:rsidRDefault="00F9490E" w:rsidP="002279F9">
      <w:r>
        <w:pict>
          <v:group id="_x0000_s1230" editas="canvas" style="width:439.2pt;height:244.15pt;mso-position-horizontal-relative:char;mso-position-vertical-relative:line" coordorigin="1728,7011" coordsize="8784,4883">
            <o:lock v:ext="edit" aspectratio="t"/>
            <v:shape id="_x0000_s1231" type="#_x0000_t75" style="position:absolute;left:1728;top:7011;width:8784;height:4883" o:preferrelative="f">
              <v:fill o:detectmouseclick="t"/>
              <v:path o:extrusionok="t" o:connecttype="none"/>
              <o:lock v:ext="edit" text="t"/>
            </v:shape>
            <v:shape id="_x0000_s1232" type="#_x0000_t75" style="position:absolute;left:8632;top:7327;width:1333;height:1330">
              <v:imagedata r:id="rId17" o:title=""/>
            </v:shape>
            <v:shape id="_x0000_s1233" type="#_x0000_t75" style="position:absolute;left:1972;top:7336;width:1321;height:1321">
              <v:imagedata r:id="rId18" o:title=""/>
            </v:shape>
            <v:shape id="_x0000_s1234" type="#_x0000_t75" style="position:absolute;left:4303;top:7281;width:1438;height:1440">
              <v:imagedata r:id="rId19" o:title=""/>
            </v:shape>
            <v:shape id="_x0000_s1235" type="#_x0000_t75" style="position:absolute;left:6438;top:7336;width:1386;height:1385">
              <v:imagedata r:id="rId20" o:title=""/>
            </v:shape>
            <v:shapetype id="_x0000_t202" coordsize="21600,21600" o:spt="202" path="m,l,21600r21600,l21600,xe">
              <v:stroke joinstyle="miter"/>
              <v:path gradientshapeok="t" o:connecttype="rect"/>
            </v:shapetype>
            <v:shape id="_x0000_s1236" type="#_x0000_t202" style="position:absolute;left:2075;top:8675;width:944;height:468" filled="f" stroked="f">
              <v:textbox>
                <w:txbxContent>
                  <w:p w:rsidR="00152A52" w:rsidRDefault="00152A52" w:rsidP="00E120E7">
                    <w:r>
                      <w:t>Kiosks</w:t>
                    </w:r>
                  </w:p>
                </w:txbxContent>
              </v:textbox>
            </v:shape>
            <v:shape id="_x0000_s1237" type="#_x0000_t202" style="position:absolute;left:4354;top:8675;width:1389;height:584" filled="f" stroked="f">
              <v:textbox>
                <w:txbxContent>
                  <w:p w:rsidR="00152A52" w:rsidRDefault="00152A52" w:rsidP="00E120E7">
                    <w:r>
                      <w:t>Locations</w:t>
                    </w:r>
                  </w:p>
                </w:txbxContent>
              </v:textbox>
            </v:shape>
            <v:shape id="_x0000_s1238" type="#_x0000_t202" style="position:absolute;left:6242;top:8692;width:1718;height:625" filled="f" stroked="f">
              <v:textbox>
                <w:txbxContent>
                  <w:p w:rsidR="00152A52" w:rsidRDefault="00152A52" w:rsidP="00E120E7">
                    <w:pPr>
                      <w:jc w:val="center"/>
                    </w:pPr>
                    <w:r>
                      <w:t>Attendance Types</w:t>
                    </w:r>
                  </w:p>
                </w:txbxContent>
              </v:textbox>
            </v:shape>
            <v:shape id="_x0000_s1239" type="#_x0000_t202" style="position:absolute;left:8362;top:8634;width:1718;height:625" filled="f" stroked="f">
              <v:textbox>
                <w:txbxContent>
                  <w:p w:rsidR="00152A52" w:rsidRDefault="00152A52" w:rsidP="00E120E7">
                    <w:pPr>
                      <w:jc w:val="center"/>
                    </w:pPr>
                    <w:r>
                      <w:t>Occurrences / Frequencies</w:t>
                    </w:r>
                  </w:p>
                </w:txbxContent>
              </v:textbox>
            </v:shape>
            <v:group id="_x0000_s1243" style="position:absolute;left:6225;top:10060;width:1718;height:1586" coordorigin="6242,9576" coordsize="1718,1586">
              <v:shape id="_x0000_s1244" type="#_x0000_t75" style="position:absolute;left:6637;top:9576;width:961;height:961">
                <v:imagedata r:id="rId21" o:title="preferences"/>
              </v:shape>
              <v:shape id="_x0000_s1245" type="#_x0000_t202" style="position:absolute;left:6242;top:10537;width:1718;height:625" filled="f" stroked="f">
                <v:textbox>
                  <w:txbxContent>
                    <w:p w:rsidR="00152A52" w:rsidRDefault="00152A52" w:rsidP="00E120E7">
                      <w:pPr>
                        <w:jc w:val="center"/>
                      </w:pPr>
                      <w:r>
                        <w:t>Extended Attributes</w:t>
                      </w:r>
                    </w:p>
                  </w:txbxContent>
                </v:textbox>
              </v:shape>
            </v:group>
            <v:shape id="_x0000_s1304" type="#_x0000_t75" style="position:absolute;left:3344;top:10081;width:1010;height:1010">
              <v:imagedata r:id="rId22" o:title="printer_network"/>
            </v:shape>
            <v:shape id="_x0000_s1305" type="#_x0000_t202" style="position:absolute;left:3293;top:11140;width:1301;height:468" filled="f" stroked="f">
              <v:textbox>
                <w:txbxContent>
                  <w:p w:rsidR="00152A52" w:rsidRDefault="00152A52" w:rsidP="00E120E7">
                    <w:r>
                      <w:t>Printers</w:t>
                    </w:r>
                  </w:p>
                </w:txbxContent>
              </v:textbox>
            </v:shape>
            <v:shapetype id="_x0000_t32" coordsize="21600,21600" o:spt="32" o:oned="t" path="m,l21600,21600e" filled="f">
              <v:path arrowok="t" fillok="f" o:connecttype="none"/>
              <o:lock v:ext="edit" shapetype="t"/>
            </v:shapetype>
            <v:shape id="_x0000_s1306" type="#_x0000_t32" style="position:absolute;left:3849;top:9173;width:1;height:908;flip:x" o:connectortype="straight" strokecolor="#c6d9f1 [671]" strokeweight="5pt">
              <v:stroke dashstyle="1 1" endarrow="block" endarrowlength="short"/>
            </v:shape>
            <v:shape id="_x0000_s1308" type="#_x0000_t32" style="position:absolute;left:3344;top:8061;width:786;height:1" o:connectortype="straight" strokecolor="#c6d9f1 [671]" strokeweight="5pt">
              <v:stroke endarrow="block" endarrowlength="short"/>
            </v:shape>
            <v:shape id="_x0000_s1309" type="#_x0000_t32" style="position:absolute;left:5766;top:8096;width:786;height:1" o:connectortype="straight" strokecolor="#c6d9f1 [671]" strokeweight="5pt">
              <v:stroke startarrow="block" startarrowlength="short" endarrow="block" endarrowlength="short"/>
            </v:shape>
            <v:shape id="_x0000_s1310" type="#_x0000_t32" style="position:absolute;left:7737;top:8131;width:786;height:1" o:connectortype="straight" strokecolor="#c6d9f1 [671]" strokeweight="5pt">
              <v:stroke startarrow="block" startarrowlength="short" endarrow="block" endarrowlength="short"/>
            </v:shape>
            <v:shape id="_x0000_s1311" type="#_x0000_t32" style="position:absolute;left:7101;top:9317;width:1;height:743" o:connectortype="straight" strokecolor="#c6d9f1 [671]" strokeweight="5pt">
              <v:stroke endarrow="block" endarrowlength="short"/>
            </v:shape>
            <w10:wrap type="none"/>
            <w10:anchorlock/>
          </v:group>
        </w:pict>
      </w:r>
    </w:p>
    <w:p w:rsidR="002279F9" w:rsidRDefault="002279F9" w:rsidP="002279F9">
      <w:r>
        <w:t>For the system to function correctly, each of these pieces must be properly configured.</w:t>
      </w:r>
    </w:p>
    <w:p w:rsidR="002279F9" w:rsidRDefault="002279F9" w:rsidP="002279F9">
      <w:pPr>
        <w:pStyle w:val="Heading1"/>
      </w:pPr>
      <w:bookmarkStart w:id="91" w:name="_Toc297628884"/>
      <w:r>
        <w:lastRenderedPageBreak/>
        <w:t>Check-In Wizard Overview</w:t>
      </w:r>
      <w:bookmarkEnd w:id="91"/>
    </w:p>
    <w:p w:rsidR="002279F9" w:rsidRDefault="002279F9" w:rsidP="002279F9">
      <w:pPr>
        <w:pStyle w:val="Heading2"/>
      </w:pPr>
      <w:bookmarkStart w:id="92" w:name="_Toc297628885"/>
      <w:r>
        <w:t>How It Works</w:t>
      </w:r>
      <w:bookmarkEnd w:id="92"/>
    </w:p>
    <w:p w:rsidR="002279F9" w:rsidRDefault="002279F9" w:rsidP="002279F9">
      <w:r>
        <w:t xml:space="preserve">As long as the check-in start time has begun, the Check-In Wizard </w:t>
      </w:r>
      <w:r w:rsidR="00063C75">
        <w:t xml:space="preserve">automatically </w:t>
      </w:r>
      <w:r>
        <w:t>matches children to a particular classroom (a.k.a. an Occurrence of an Attendance Type) based on the following:</w:t>
      </w:r>
    </w:p>
    <w:p w:rsidR="002279F9" w:rsidRDefault="002279F9" w:rsidP="002279F9"/>
    <w:p w:rsidR="002279F9" w:rsidRDefault="002279F9" w:rsidP="002279F9">
      <w:pPr>
        <w:pStyle w:val="ListParagraph"/>
        <w:numPr>
          <w:ilvl w:val="0"/>
          <w:numId w:val="36"/>
        </w:numPr>
      </w:pPr>
      <w:r>
        <w:t xml:space="preserve">The grade of the child matches the Attendance Type min/max grade </w:t>
      </w:r>
      <w:r w:rsidRPr="00DD5140">
        <w:rPr>
          <w:b/>
        </w:rPr>
        <w:t>or</w:t>
      </w:r>
      <w:r>
        <w:t xml:space="preserve"> the age of a child matches the Attendance Type min/max age.</w:t>
      </w:r>
    </w:p>
    <w:p w:rsidR="002279F9" w:rsidRDefault="002279F9" w:rsidP="002279F9">
      <w:pPr>
        <w:pStyle w:val="NoteBox"/>
        <w:pBdr>
          <w:left w:val="dashSmallGap" w:sz="18" w:space="0" w:color="C0C0C0"/>
        </w:pBdr>
        <w:ind w:left="771"/>
      </w:pPr>
      <w:r>
        <w:t xml:space="preserve">NOTE: as of version 1, a single Attendance Type cannot be used to match either based on grade or age.  Instead, two separate Attendance Types must be used – one matching by </w:t>
      </w:r>
      <w:proofErr w:type="gramStart"/>
      <w:r>
        <w:t>grade</w:t>
      </w:r>
      <w:proofErr w:type="gramEnd"/>
      <w:r>
        <w:t xml:space="preserve"> the other matching by age. </w:t>
      </w:r>
    </w:p>
    <w:p w:rsidR="002279F9" w:rsidRDefault="002279F9" w:rsidP="002279F9">
      <w:pPr>
        <w:pStyle w:val="ListParagraph"/>
        <w:numPr>
          <w:ilvl w:val="0"/>
          <w:numId w:val="36"/>
        </w:numPr>
      </w:pPr>
      <w:r>
        <w:t>The gender of the child matches the Attendance Type (if the Attendance Type has one gender designated).</w:t>
      </w:r>
    </w:p>
    <w:p w:rsidR="002279F9" w:rsidRDefault="002279F9" w:rsidP="002279F9">
      <w:pPr>
        <w:pStyle w:val="ListParagraph"/>
        <w:numPr>
          <w:ilvl w:val="0"/>
          <w:numId w:val="36"/>
        </w:numPr>
      </w:pPr>
      <w:r>
        <w:t xml:space="preserve">The child’s ability level, last name and special needs flag match those settings on the Attribute Type’s </w:t>
      </w:r>
      <w:r w:rsidRPr="00D170FE">
        <w:rPr>
          <w:u w:val="single"/>
        </w:rPr>
        <w:t>Extended Attributes</w:t>
      </w:r>
      <w:r>
        <w:t xml:space="preserve"> (</w:t>
      </w:r>
      <w:r w:rsidR="00F9490E">
        <w:fldChar w:fldCharType="begin"/>
      </w:r>
      <w:r>
        <w:instrText xml:space="preserve"> REF _Ref222052260 \h </w:instrText>
      </w:r>
      <w:r w:rsidR="00F9490E">
        <w:fldChar w:fldCharType="separate"/>
      </w:r>
      <w:r w:rsidR="00C52CC8">
        <w:t xml:space="preserve">   Figure </w:t>
      </w:r>
      <w:r w:rsidR="00C52CC8">
        <w:rPr>
          <w:noProof/>
        </w:rPr>
        <w:t>1</w:t>
      </w:r>
      <w:r w:rsidR="00F9490E">
        <w:fldChar w:fldCharType="end"/>
      </w:r>
      <w:r>
        <w:t>).</w:t>
      </w:r>
    </w:p>
    <w:p w:rsidR="002279F9" w:rsidRPr="007F1328" w:rsidRDefault="002279F9" w:rsidP="002279F9">
      <w:pPr>
        <w:pStyle w:val="ListParagraph"/>
        <w:numPr>
          <w:ilvl w:val="0"/>
          <w:numId w:val="36"/>
        </w:numPr>
      </w:pPr>
      <w:r>
        <w:t>Additionally, if the Attendance Type or Occurrence</w:t>
      </w:r>
      <w:r>
        <w:rPr>
          <w:rStyle w:val="FootnoteReference"/>
        </w:rPr>
        <w:footnoteReference w:id="1"/>
      </w:r>
      <w:r>
        <w:t xml:space="preserve"> “requires membership” then the child must also be a member of the tag that is linked to the Attendance Type.</w:t>
      </w:r>
      <w:r>
        <w:rPr>
          <w:rStyle w:val="FootnoteReference"/>
        </w:rPr>
        <w:footnoteReference w:id="2"/>
      </w:r>
    </w:p>
    <w:p w:rsidR="002279F9" w:rsidRDefault="002279F9" w:rsidP="002279F9">
      <w:pPr>
        <w:pStyle w:val="ListParagraph"/>
        <w:numPr>
          <w:ilvl w:val="0"/>
          <w:numId w:val="36"/>
        </w:numPr>
      </w:pPr>
      <w:r>
        <w:t xml:space="preserve">Matches are made </w:t>
      </w:r>
      <w:r w:rsidRPr="009C1012">
        <w:rPr>
          <w:b/>
          <w:i/>
        </w:rPr>
        <w:t>from the bottom to the top</w:t>
      </w:r>
      <w:r>
        <w:t>.  As soon as a matching classroom is found the matching process stops.</w:t>
      </w:r>
    </w:p>
    <w:p w:rsidR="002279F9" w:rsidRDefault="00F9490E" w:rsidP="002279F9">
      <w:pPr>
        <w:keepNext/>
        <w:jc w:val="cente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292" type="#_x0000_t68" style="position:absolute;left:0;text-align:left;margin-left:158pt;margin-top:80.8pt;width:105.1pt;height:73.5pt;z-index:251668480" adj="11513,5551" fillcolor="red" strokecolor="red" strokeweight=".5pt">
            <v:fill opacity="6554f" color2="#ffb9b7" o:opacity2="52429f" rotate="t" angle="-135" type="gradient"/>
            <v:textbox>
              <w:txbxContent>
                <w:p w:rsidR="00152A52" w:rsidRPr="00AD6FC1" w:rsidRDefault="00152A52" w:rsidP="002279F9">
                  <w:pPr>
                    <w:jc w:val="center"/>
                    <w:rPr>
                      <w:b/>
                      <w:color w:val="D68C8A"/>
                    </w:rPr>
                  </w:pPr>
                  <w:r w:rsidRPr="00AD6FC1">
                    <w:rPr>
                      <w:b/>
                      <w:color w:val="D68C8A"/>
                    </w:rPr>
                    <w:t>Match from bottom to top</w:t>
                  </w:r>
                </w:p>
              </w:txbxContent>
            </v:textbox>
          </v:shape>
        </w:pict>
      </w:r>
      <w:r w:rsidR="002279F9">
        <w:rPr>
          <w:noProof/>
        </w:rPr>
        <w:drawing>
          <wp:inline distT="0" distB="0" distL="0" distR="0">
            <wp:extent cx="4572000" cy="3031787"/>
            <wp:effectExtent l="19050" t="0" r="0" b="0"/>
            <wp:docPr id="2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srcRect/>
                    <a:stretch>
                      <a:fillRect/>
                    </a:stretch>
                  </pic:blipFill>
                  <pic:spPr bwMode="auto">
                    <a:xfrm>
                      <a:off x="0" y="0"/>
                      <a:ext cx="4572859" cy="3032356"/>
                    </a:xfrm>
                    <a:prstGeom prst="rect">
                      <a:avLst/>
                    </a:prstGeom>
                    <a:noFill/>
                    <a:ln w="9525">
                      <a:noFill/>
                      <a:miter lim="800000"/>
                      <a:headEnd/>
                      <a:tailEnd/>
                    </a:ln>
                  </pic:spPr>
                </pic:pic>
              </a:graphicData>
            </a:graphic>
          </wp:inline>
        </w:drawing>
      </w:r>
    </w:p>
    <w:p w:rsidR="002279F9" w:rsidRDefault="002279F9" w:rsidP="002279F9">
      <w:pPr>
        <w:pStyle w:val="Caption"/>
        <w:ind w:left="720"/>
      </w:pPr>
      <w:bookmarkStart w:id="93" w:name="_Ref222052260"/>
      <w:r>
        <w:t xml:space="preserve">   Figure </w:t>
      </w:r>
      <w:fldSimple w:instr=" SEQ Figure \* ARABIC ">
        <w:r w:rsidR="00C52CC8">
          <w:rPr>
            <w:noProof/>
          </w:rPr>
          <w:t>1</w:t>
        </w:r>
      </w:fldSimple>
      <w:bookmarkEnd w:id="93"/>
      <w:r>
        <w:t>- Attendance Types with Extended Attributes listed below.</w:t>
      </w:r>
    </w:p>
    <w:p w:rsidR="002279F9" w:rsidRDefault="002279F9" w:rsidP="002279F9"/>
    <w:p w:rsidR="002279F9" w:rsidRPr="009C1012" w:rsidRDefault="002279F9" w:rsidP="002279F9">
      <w:pPr>
        <w:pStyle w:val="Heading2"/>
        <w:pageBreakBefore/>
      </w:pPr>
      <w:bookmarkStart w:id="94" w:name="_Toc297628886"/>
      <w:r>
        <w:lastRenderedPageBreak/>
        <w:t>What Check-in Looks Like</w:t>
      </w:r>
      <w:bookmarkEnd w:id="94"/>
    </w:p>
    <w:p w:rsidR="002279F9" w:rsidRDefault="002279F9" w:rsidP="002279F9">
      <w:r>
        <w:t>The flow of a family check in will look something like the following:</w:t>
      </w:r>
    </w:p>
    <w:p w:rsidR="002279F9" w:rsidRDefault="002279F9" w:rsidP="002279F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24"/>
        <w:gridCol w:w="5076"/>
      </w:tblGrid>
      <w:tr w:rsidR="002279F9" w:rsidTr="00315C47">
        <w:trPr>
          <w:jc w:val="center"/>
        </w:trPr>
        <w:tc>
          <w:tcPr>
            <w:tcW w:w="0" w:type="auto"/>
          </w:tcPr>
          <w:p w:rsidR="002279F9" w:rsidRPr="00AA286F" w:rsidRDefault="002279F9" w:rsidP="00315C47">
            <w:pPr>
              <w:rPr>
                <w:b/>
              </w:rPr>
            </w:pPr>
            <w:r>
              <w:rPr>
                <w:b/>
              </w:rPr>
              <w:t>Pre Check-in</w:t>
            </w:r>
            <w:r w:rsidRPr="009C1012">
              <w:t xml:space="preserve"> </w:t>
            </w:r>
            <w:r>
              <w:t>–</w:t>
            </w:r>
            <w:r w:rsidRPr="009C1012">
              <w:t xml:space="preserve"> </w:t>
            </w:r>
            <w:r>
              <w:t xml:space="preserve">count down until check-in start time.  The background image is configurable to meet your needs.  For Children’s ministries, we typically use a background that matches the theme of the children’s </w:t>
            </w:r>
          </w:p>
        </w:tc>
        <w:tc>
          <w:tcPr>
            <w:tcW w:w="0" w:type="auto"/>
          </w:tcPr>
          <w:p w:rsidR="002279F9" w:rsidRDefault="002279F9" w:rsidP="00315C47">
            <w:pPr>
              <w:rPr>
                <w:noProof/>
              </w:rPr>
            </w:pPr>
            <w:r w:rsidRPr="009C1012">
              <w:rPr>
                <w:noProof/>
              </w:rPr>
              <w:drawing>
                <wp:inline distT="0" distB="0" distL="0" distR="0">
                  <wp:extent cx="3057525" cy="2293144"/>
                  <wp:effectExtent l="19050" t="0" r="9525" b="0"/>
                  <wp:docPr id="23" name="Picture 1" descr="guide_init_count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countdown.jpg"/>
                          <pic:cNvPicPr/>
                        </pic:nvPicPr>
                        <pic:blipFill>
                          <a:blip r:embed="rId24" cstate="print"/>
                          <a:stretch>
                            <a:fillRect/>
                          </a:stretch>
                        </pic:blipFill>
                        <pic:spPr>
                          <a:xfrm>
                            <a:off x="0" y="0"/>
                            <a:ext cx="3058918" cy="2294189"/>
                          </a:xfrm>
                          <a:prstGeom prst="rect">
                            <a:avLst/>
                          </a:prstGeom>
                        </pic:spPr>
                      </pic:pic>
                    </a:graphicData>
                  </a:graphic>
                </wp:inline>
              </w:drawing>
            </w:r>
          </w:p>
          <w:p w:rsidR="002279F9" w:rsidRPr="00EC0639" w:rsidRDefault="002279F9" w:rsidP="00315C47">
            <w:pPr>
              <w:rPr>
                <w:noProof/>
              </w:rPr>
            </w:pPr>
          </w:p>
        </w:tc>
      </w:tr>
      <w:tr w:rsidR="002279F9" w:rsidTr="00315C47">
        <w:trPr>
          <w:jc w:val="center"/>
        </w:trPr>
        <w:tc>
          <w:tcPr>
            <w:tcW w:w="0" w:type="auto"/>
          </w:tcPr>
          <w:p w:rsidR="002279F9" w:rsidRPr="00AA286F" w:rsidRDefault="002279F9" w:rsidP="00315C47">
            <w:pPr>
              <w:rPr>
                <w:b/>
              </w:rPr>
            </w:pPr>
            <w:r w:rsidRPr="00AA286F">
              <w:rPr>
                <w:b/>
              </w:rPr>
              <w:t>Step 1</w:t>
            </w:r>
            <w:r>
              <w:rPr>
                <w:b/>
              </w:rPr>
              <w:t xml:space="preserve"> - </w:t>
            </w:r>
            <w:r w:rsidRPr="00076E3E">
              <w:t>Once Check-In is active families will see this screen. Depending on your settings they can either scan an ID card or press the "Search By Phone" button on screen.</w:t>
            </w:r>
          </w:p>
        </w:tc>
        <w:tc>
          <w:tcPr>
            <w:tcW w:w="0" w:type="auto"/>
          </w:tcPr>
          <w:p w:rsidR="002279F9" w:rsidRDefault="002279F9" w:rsidP="00315C47">
            <w:r w:rsidRPr="00EC0639">
              <w:rPr>
                <w:noProof/>
              </w:rPr>
              <w:drawing>
                <wp:inline distT="0" distB="0" distL="0" distR="0">
                  <wp:extent cx="3061586" cy="2295144"/>
                  <wp:effectExtent l="19050" t="0" r="5464" b="0"/>
                  <wp:docPr id="24" name="Picture 2" descr="guide_init_scan_n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init_scan_now.jpg"/>
                          <pic:cNvPicPr/>
                        </pic:nvPicPr>
                        <pic:blipFill>
                          <a:blip r:embed="rId25"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2</w:t>
            </w:r>
            <w:r>
              <w:t xml:space="preserve"> – if searching by phone</w:t>
            </w:r>
          </w:p>
        </w:tc>
        <w:tc>
          <w:tcPr>
            <w:tcW w:w="0" w:type="auto"/>
          </w:tcPr>
          <w:p w:rsidR="002279F9" w:rsidRDefault="002279F9" w:rsidP="00315C47">
            <w:r w:rsidRPr="00EC0639">
              <w:rPr>
                <w:noProof/>
              </w:rPr>
              <w:drawing>
                <wp:inline distT="0" distB="0" distL="0" distR="0">
                  <wp:extent cx="3061586" cy="2295144"/>
                  <wp:effectExtent l="19050" t="0" r="5464" b="0"/>
                  <wp:docPr id="25" name="Picture 3" descr="guide_family_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family_search.jpg"/>
                          <pic:cNvPicPr/>
                        </pic:nvPicPr>
                        <pic:blipFill>
                          <a:blip r:embed="rId26"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lastRenderedPageBreak/>
              <w:t>Step 3</w:t>
            </w:r>
            <w:r>
              <w:t xml:space="preserve"> –only shown if the family has more than one child</w:t>
            </w:r>
          </w:p>
        </w:tc>
        <w:tc>
          <w:tcPr>
            <w:tcW w:w="0" w:type="auto"/>
          </w:tcPr>
          <w:p w:rsidR="002279F9" w:rsidRDefault="002279F9" w:rsidP="00315C47">
            <w:r w:rsidRPr="00EC0639">
              <w:rPr>
                <w:noProof/>
              </w:rPr>
              <w:drawing>
                <wp:inline distT="0" distB="0" distL="0" distR="0">
                  <wp:extent cx="3061586" cy="2295144"/>
                  <wp:effectExtent l="19050" t="0" r="5464" b="0"/>
                  <wp:docPr id="26" name="Picture 4" descr="guide_select_family_mem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family_member.jpg"/>
                          <pic:cNvPicPr/>
                        </pic:nvPicPr>
                        <pic:blipFill>
                          <a:blip r:embed="rId27"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4</w:t>
            </w:r>
            <w:r>
              <w:t xml:space="preserve"> – Only shown if enabled and the child is not already at the maximum ability level or not past the ability level age.  The parent can set/</w:t>
            </w:r>
            <w:r w:rsidR="00EE4E7C">
              <w:t>record</w:t>
            </w:r>
            <w:r>
              <w:t xml:space="preserve"> the child’s ability level.  Ability levels lesser than the child’s current level are not shown.  See the “</w:t>
            </w:r>
            <w:r w:rsidR="00F9490E">
              <w:fldChar w:fldCharType="begin"/>
            </w:r>
            <w:r>
              <w:instrText xml:space="preserve"> REF _Ref284332748 \h </w:instrText>
            </w:r>
            <w:r w:rsidR="00F9490E">
              <w:fldChar w:fldCharType="separate"/>
            </w:r>
            <w:r w:rsidR="00C52CC8">
              <w:t>Configuring the Ability Level Lookup Type</w:t>
            </w:r>
            <w:r w:rsidR="00F9490E">
              <w:fldChar w:fldCharType="end"/>
            </w:r>
            <w:r>
              <w:t>” section for information about how this works.</w:t>
            </w:r>
          </w:p>
        </w:tc>
        <w:tc>
          <w:tcPr>
            <w:tcW w:w="0" w:type="auto"/>
          </w:tcPr>
          <w:p w:rsidR="002279F9" w:rsidRDefault="002279F9" w:rsidP="00315C47">
            <w:r w:rsidRPr="00EC0639">
              <w:rPr>
                <w:noProof/>
              </w:rPr>
              <w:drawing>
                <wp:inline distT="0" distB="0" distL="0" distR="0">
                  <wp:extent cx="3061586" cy="2295144"/>
                  <wp:effectExtent l="19050" t="0" r="5464" b="0"/>
                  <wp:docPr id="28" name="Picture 6" descr="guide_select_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ability.jpg"/>
                          <pic:cNvPicPr/>
                        </pic:nvPicPr>
                        <pic:blipFill>
                          <a:blip r:embed="rId28"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Default="002279F9" w:rsidP="00315C47">
            <w:r w:rsidRPr="00AA286F">
              <w:rPr>
                <w:b/>
              </w:rPr>
              <w:t>Step 5</w:t>
            </w:r>
            <w:r>
              <w:t xml:space="preserve"> –only shown if there are multiple services (attendance type occurrences) in the system</w:t>
            </w:r>
          </w:p>
        </w:tc>
        <w:tc>
          <w:tcPr>
            <w:tcW w:w="0" w:type="auto"/>
          </w:tcPr>
          <w:p w:rsidR="002279F9" w:rsidRPr="00EC0639" w:rsidRDefault="002279F9" w:rsidP="00315C47">
            <w:r w:rsidRPr="00EC0639">
              <w:rPr>
                <w:noProof/>
              </w:rPr>
              <w:drawing>
                <wp:inline distT="0" distB="0" distL="0" distR="0">
                  <wp:extent cx="3061586" cy="2295144"/>
                  <wp:effectExtent l="19050" t="0" r="5464" b="0"/>
                  <wp:docPr id="29" name="Picture 7" descr="guide_select_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select_service.jpg"/>
                          <pic:cNvPicPr/>
                        </pic:nvPicPr>
                        <pic:blipFill>
                          <a:blip r:embed="rId29"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lastRenderedPageBreak/>
              <w:t>Step 6</w:t>
            </w:r>
            <w:r>
              <w:rPr>
                <w:b/>
              </w:rPr>
              <w:t xml:space="preserve"> –</w:t>
            </w:r>
            <w:r>
              <w:t xml:space="preserve"> T</w:t>
            </w:r>
            <w:r w:rsidRPr="00076E3E">
              <w:t xml:space="preserve">he </w:t>
            </w:r>
            <w:r>
              <w:t xml:space="preserve">confirmation screen provides </w:t>
            </w:r>
            <w:r w:rsidRPr="00076E3E">
              <w:t xml:space="preserve">an overview of who is being checked in, when and where. If somebody cannot be checked in then </w:t>
            </w:r>
            <w:r>
              <w:t>“</w:t>
            </w:r>
            <w:r w:rsidRPr="00076E3E">
              <w:t>Unavailable</w:t>
            </w:r>
            <w:r>
              <w:t>”</w:t>
            </w:r>
            <w:r w:rsidRPr="00076E3E">
              <w:t xml:space="preserve"> will be displayed</w:t>
            </w:r>
            <w:r>
              <w:t xml:space="preserve"> (along with a configurable message) </w:t>
            </w:r>
            <w:r w:rsidRPr="00076E3E">
              <w:t xml:space="preserve">instead of a room name. They also have a chance to press Cancel </w:t>
            </w:r>
            <w:r w:rsidRPr="00253960">
              <w:rPr>
                <w:i/>
              </w:rPr>
              <w:t>to make changes to their selection</w:t>
            </w:r>
            <w:r>
              <w:rPr>
                <w:i/>
              </w:rPr>
              <w:t>s</w:t>
            </w:r>
            <w:r>
              <w:t xml:space="preserve"> if necessary</w:t>
            </w:r>
            <w:r w:rsidRPr="00076E3E">
              <w:t>.</w:t>
            </w:r>
          </w:p>
        </w:tc>
        <w:tc>
          <w:tcPr>
            <w:tcW w:w="0" w:type="auto"/>
          </w:tcPr>
          <w:p w:rsidR="002279F9" w:rsidRPr="00EC0639" w:rsidRDefault="002279F9" w:rsidP="00315C47">
            <w:r w:rsidRPr="00EC0639">
              <w:rPr>
                <w:noProof/>
              </w:rPr>
              <w:drawing>
                <wp:inline distT="0" distB="0" distL="0" distR="0">
                  <wp:extent cx="3061586" cy="2295144"/>
                  <wp:effectExtent l="19050" t="0" r="5464" b="0"/>
                  <wp:docPr id="30" name="Picture 8" descr="guide_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confirm.jpg"/>
                          <pic:cNvPicPr/>
                        </pic:nvPicPr>
                        <pic:blipFill>
                          <a:blip r:embed="rId30" cstate="print"/>
                          <a:stretch>
                            <a:fillRect/>
                          </a:stretch>
                        </pic:blipFill>
                        <pic:spPr>
                          <a:xfrm>
                            <a:off x="0" y="0"/>
                            <a:ext cx="3061586" cy="2295144"/>
                          </a:xfrm>
                          <a:prstGeom prst="rect">
                            <a:avLst/>
                          </a:prstGeom>
                        </pic:spPr>
                      </pic:pic>
                    </a:graphicData>
                  </a:graphic>
                </wp:inline>
              </w:drawing>
            </w:r>
            <w:r>
              <w:br/>
            </w:r>
          </w:p>
        </w:tc>
      </w:tr>
      <w:tr w:rsidR="002279F9" w:rsidTr="00315C47">
        <w:trPr>
          <w:jc w:val="center"/>
        </w:trPr>
        <w:tc>
          <w:tcPr>
            <w:tcW w:w="0" w:type="auto"/>
          </w:tcPr>
          <w:p w:rsidR="002279F9" w:rsidRPr="00AA286F" w:rsidRDefault="002279F9" w:rsidP="00315C47">
            <w:pPr>
              <w:rPr>
                <w:b/>
              </w:rPr>
            </w:pPr>
            <w:r w:rsidRPr="00AA286F">
              <w:rPr>
                <w:b/>
              </w:rPr>
              <w:t>Step 7</w:t>
            </w:r>
            <w:r>
              <w:rPr>
                <w:b/>
              </w:rPr>
              <w:t xml:space="preserve"> </w:t>
            </w:r>
            <w:r w:rsidRPr="00FF1988">
              <w:rPr>
                <w:b/>
              </w:rPr>
              <w:t xml:space="preserve">– </w:t>
            </w:r>
            <w:r w:rsidRPr="00FF1988">
              <w:rPr>
                <w:rStyle w:val="Strong"/>
                <w:b w:val="0"/>
              </w:rPr>
              <w:t>This final status screen will display any errors that may have occurred during check-in or printing of the labels</w:t>
            </w:r>
            <w:r>
              <w:rPr>
                <w:rStyle w:val="Strong"/>
                <w:b w:val="0"/>
              </w:rPr>
              <w:t>.  After a configured amount of time, this screen will automatically return back to the starting page.</w:t>
            </w:r>
          </w:p>
        </w:tc>
        <w:tc>
          <w:tcPr>
            <w:tcW w:w="0" w:type="auto"/>
          </w:tcPr>
          <w:p w:rsidR="002279F9" w:rsidRPr="00EC0639" w:rsidRDefault="002279F9" w:rsidP="00315C47">
            <w:r w:rsidRPr="00EC0639">
              <w:rPr>
                <w:noProof/>
              </w:rPr>
              <w:drawing>
                <wp:inline distT="0" distB="0" distL="0" distR="0">
                  <wp:extent cx="3061586" cy="2295144"/>
                  <wp:effectExtent l="19050" t="0" r="5464" b="0"/>
                  <wp:docPr id="31" name="Picture 9" descr="guide_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de_results.jpg"/>
                          <pic:cNvPicPr/>
                        </pic:nvPicPr>
                        <pic:blipFill>
                          <a:blip r:embed="rId31" cstate="print"/>
                          <a:stretch>
                            <a:fillRect/>
                          </a:stretch>
                        </pic:blipFill>
                        <pic:spPr>
                          <a:xfrm>
                            <a:off x="0" y="0"/>
                            <a:ext cx="3061586" cy="2295144"/>
                          </a:xfrm>
                          <a:prstGeom prst="rect">
                            <a:avLst/>
                          </a:prstGeom>
                        </pic:spPr>
                      </pic:pic>
                    </a:graphicData>
                  </a:graphic>
                </wp:inline>
              </w:drawing>
            </w:r>
            <w:r>
              <w:br/>
            </w:r>
          </w:p>
        </w:tc>
      </w:tr>
    </w:tbl>
    <w:p w:rsidR="002279F9" w:rsidRPr="00EC0639" w:rsidRDefault="002279F9" w:rsidP="002279F9"/>
    <w:p w:rsidR="002279F9" w:rsidRDefault="002279F9" w:rsidP="002279F9">
      <w:pPr>
        <w:pStyle w:val="Heading2"/>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Default="002279F9" w:rsidP="002279F9"/>
    <w:p w:rsidR="002279F9" w:rsidRDefault="002279F9" w:rsidP="002279F9">
      <w:pPr>
        <w:jc w:val="center"/>
      </w:pPr>
    </w:p>
    <w:p w:rsidR="002279F9" w:rsidRPr="00EC0639" w:rsidRDefault="002279F9" w:rsidP="002279F9">
      <w:pPr>
        <w:jc w:val="center"/>
      </w:pPr>
    </w:p>
    <w:p w:rsidR="002279F9" w:rsidRPr="006A3AE4" w:rsidRDefault="002279F9" w:rsidP="002279F9">
      <w:pPr>
        <w:pStyle w:val="Heading1"/>
      </w:pPr>
      <w:bookmarkStart w:id="95" w:name="_Toc297628887"/>
      <w:r>
        <w:lastRenderedPageBreak/>
        <w:t>Managing the Check-in System</w:t>
      </w:r>
      <w:bookmarkEnd w:id="95"/>
    </w:p>
    <w:p w:rsidR="002279F9" w:rsidRDefault="002279F9" w:rsidP="002279F9">
      <w:pPr>
        <w:pStyle w:val="Heading2"/>
      </w:pPr>
      <w:bookmarkStart w:id="96" w:name="_Toc297628888"/>
      <w:r>
        <w:t>Setting Up a New “Class”</w:t>
      </w:r>
      <w:bookmarkEnd w:id="96"/>
    </w:p>
    <w:p w:rsidR="002279F9" w:rsidRDefault="002279F9" w:rsidP="002279F9">
      <w:r>
        <w:t>A “class” is simply an Attendance Type which occurs with a certain frequency (Ex., Sunday at 9am) in a particular location.</w:t>
      </w:r>
    </w:p>
    <w:p w:rsidR="002279F9" w:rsidRDefault="002279F9" w:rsidP="002279F9">
      <w:pPr>
        <w:pStyle w:val="Heading3"/>
      </w:pPr>
      <w:r>
        <w:t>Attendance Type</w:t>
      </w:r>
    </w:p>
    <w:p w:rsidR="002279F9" w:rsidRDefault="002279F9" w:rsidP="002279F9">
      <w:r>
        <w:t xml:space="preserve">To set up a new class, create an Attendance Type as you normally would by specifying the class name, an age or grade range, a gender preference and a primary location as shown in </w:t>
      </w:r>
      <w:r w:rsidR="00F9490E">
        <w:fldChar w:fldCharType="begin"/>
      </w:r>
      <w:r>
        <w:instrText xml:space="preserve"> REF _Ref223525129 \h </w:instrText>
      </w:r>
      <w:r w:rsidR="00F9490E">
        <w:fldChar w:fldCharType="separate"/>
      </w:r>
      <w:r w:rsidR="00C52CC8">
        <w:t xml:space="preserve">Figure </w:t>
      </w:r>
      <w:r w:rsidR="00C52CC8">
        <w:rPr>
          <w:noProof/>
        </w:rPr>
        <w:t>2</w:t>
      </w:r>
      <w:r w:rsidR="00F9490E">
        <w:fldChar w:fldCharType="end"/>
      </w:r>
      <w:r>
        <w:t>.  Age values are always entered in years, so you will use “1.67” to represent 1 year 8 months (1 + 8/12).</w:t>
      </w:r>
    </w:p>
    <w:p w:rsidR="002279F9" w:rsidRDefault="002279F9" w:rsidP="002279F9"/>
    <w:p w:rsidR="002279F9" w:rsidRDefault="002279F9" w:rsidP="002279F9">
      <w:pPr>
        <w:keepNext/>
      </w:pPr>
      <w:r>
        <w:rPr>
          <w:noProof/>
        </w:rPr>
        <w:drawing>
          <wp:inline distT="0" distB="0" distL="0" distR="0">
            <wp:extent cx="4248150" cy="4503559"/>
            <wp:effectExtent l="19050" t="0" r="0" b="0"/>
            <wp:docPr id="3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lum bright="5000"/>
                    </a:blip>
                    <a:stretch>
                      <a:fillRect/>
                    </a:stretch>
                  </pic:blipFill>
                  <pic:spPr bwMode="auto">
                    <a:xfrm>
                      <a:off x="0" y="0"/>
                      <a:ext cx="4254714" cy="4510517"/>
                    </a:xfrm>
                    <a:prstGeom prst="rect">
                      <a:avLst/>
                    </a:prstGeom>
                    <a:noFill/>
                    <a:ln w="9525">
                      <a:noFill/>
                      <a:miter lim="800000"/>
                      <a:headEnd/>
                      <a:tailEnd/>
                    </a:ln>
                  </pic:spPr>
                </pic:pic>
              </a:graphicData>
            </a:graphic>
          </wp:inline>
        </w:drawing>
      </w:r>
    </w:p>
    <w:p w:rsidR="002279F9" w:rsidRDefault="002279F9" w:rsidP="002279F9">
      <w:pPr>
        <w:pStyle w:val="Caption"/>
      </w:pPr>
      <w:bookmarkStart w:id="97" w:name="_Ref223525129"/>
      <w:r>
        <w:t xml:space="preserve">Figure </w:t>
      </w:r>
      <w:fldSimple w:instr=" SEQ Figure \* ARABIC ">
        <w:r w:rsidR="00C52CC8">
          <w:rPr>
            <w:noProof/>
          </w:rPr>
          <w:t>2</w:t>
        </w:r>
      </w:fldSimple>
      <w:bookmarkEnd w:id="97"/>
      <w:r>
        <w:t xml:space="preserve"> – standard Arena Attendance Type</w:t>
      </w:r>
    </w:p>
    <w:p w:rsidR="002279F9" w:rsidRDefault="002279F9" w:rsidP="002279F9"/>
    <w:p w:rsidR="002279F9" w:rsidRDefault="00EE4E7C" w:rsidP="002279F9">
      <w:r>
        <w:t>I</w:t>
      </w:r>
      <w:r w:rsidR="002279F9">
        <w:t xml:space="preserve">f you want to limit a particular Attendance Type to only people who are “registered” you can use the </w:t>
      </w:r>
      <w:r w:rsidR="002279F9" w:rsidRPr="003D3A4F">
        <w:rPr>
          <w:b/>
        </w:rPr>
        <w:t xml:space="preserve">Link </w:t>
      </w:r>
      <w:proofErr w:type="gramStart"/>
      <w:r w:rsidR="002279F9" w:rsidRPr="003D3A4F">
        <w:rPr>
          <w:b/>
        </w:rPr>
        <w:t>With</w:t>
      </w:r>
      <w:proofErr w:type="gramEnd"/>
      <w:r w:rsidR="002279F9" w:rsidRPr="003D3A4F">
        <w:rPr>
          <w:b/>
        </w:rPr>
        <w:t xml:space="preserve"> Tag</w:t>
      </w:r>
      <w:r w:rsidR="002279F9">
        <w:t xml:space="preserve"> or </w:t>
      </w:r>
      <w:r w:rsidR="002279F9" w:rsidRPr="00503A01">
        <w:rPr>
          <w:b/>
        </w:rPr>
        <w:t>Link With Specific Group</w:t>
      </w:r>
      <w:r w:rsidR="002279F9" w:rsidRPr="00503A01">
        <w:rPr>
          <w:rStyle w:val="FootnoteReference"/>
        </w:rPr>
        <w:footnoteReference w:id="3"/>
      </w:r>
      <w:r w:rsidR="002279F9">
        <w:t xml:space="preserve"> and check the </w:t>
      </w:r>
      <w:r w:rsidR="002279F9" w:rsidRPr="003D3A4F">
        <w:rPr>
          <w:b/>
        </w:rPr>
        <w:t>Membership Required for Check-In</w:t>
      </w:r>
      <w:r w:rsidR="002279F9">
        <w:t xml:space="preserve"> checkbox.  This is quite useful if you require that people pre-register for your Vacation Bible School (VBS) classes and only want registered kids to be able to check-in.</w:t>
      </w:r>
    </w:p>
    <w:p w:rsidR="002279F9" w:rsidRDefault="002279F9" w:rsidP="002279F9">
      <w:pPr>
        <w:pStyle w:val="Heading3"/>
        <w:pageBreakBefore/>
      </w:pPr>
      <w:r>
        <w:lastRenderedPageBreak/>
        <w:t>Extended Attributes</w:t>
      </w:r>
    </w:p>
    <w:p w:rsidR="002279F9" w:rsidRDefault="002279F9" w:rsidP="002279F9">
      <w:r>
        <w:t xml:space="preserve">Next, if additional filtering or room balancing is needed, create an Extended Attribute for the Attendance Type as shown in </w:t>
      </w:r>
      <w:r w:rsidR="00F9490E">
        <w:fldChar w:fldCharType="begin"/>
      </w:r>
      <w:r>
        <w:instrText xml:space="preserve"> REF _Ref223527835 \h </w:instrText>
      </w:r>
      <w:r w:rsidR="00F9490E">
        <w:fldChar w:fldCharType="separate"/>
      </w:r>
      <w:r w:rsidR="00C52CC8">
        <w:t xml:space="preserve">Figure </w:t>
      </w:r>
      <w:r w:rsidR="00C52CC8">
        <w:rPr>
          <w:noProof/>
        </w:rPr>
        <w:t>3</w:t>
      </w:r>
      <w:r w:rsidR="00F9490E">
        <w:fldChar w:fldCharType="end"/>
      </w:r>
      <w:r>
        <w:t xml:space="preserve">.  </w:t>
      </w:r>
    </w:p>
    <w:p w:rsidR="002279F9" w:rsidRDefault="00F9490E" w:rsidP="002279F9">
      <w:pPr>
        <w:keepNext/>
      </w:pPr>
      <w:r>
        <w:rPr>
          <w:noProof/>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293" type="#_x0000_t62" style="position:absolute;margin-left:290.1pt;margin-top:114.5pt;width:103.1pt;height:47.1pt;z-index:251669504" adj="24732,23985" fillcolor="white [3201]" strokecolor="#9bbb59 [3206]" strokeweight="2.5pt">
            <v:shadow color="#868686"/>
            <v:textbox>
              <w:txbxContent>
                <w:p w:rsidR="00152A52" w:rsidRDefault="00152A52" w:rsidP="002279F9">
                  <w:r>
                    <w:t>Click to add an Extended Attribute.</w:t>
                  </w:r>
                </w:p>
              </w:txbxContent>
            </v:textbox>
          </v:shape>
        </w:pict>
      </w:r>
      <w:r w:rsidR="002279F9" w:rsidRPr="00EC0639">
        <w:rPr>
          <w:noProof/>
        </w:rPr>
        <w:t xml:space="preserve"> </w:t>
      </w:r>
      <w:r w:rsidR="002279F9">
        <w:rPr>
          <w:noProof/>
        </w:rPr>
        <w:drawing>
          <wp:inline distT="0" distB="0" distL="0" distR="0">
            <wp:extent cx="5577840" cy="2369258"/>
            <wp:effectExtent l="19050" t="0" r="3810" b="0"/>
            <wp:docPr id="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3" cstate="print"/>
                    <a:srcRect/>
                    <a:stretch>
                      <a:fillRect/>
                    </a:stretch>
                  </pic:blipFill>
                  <pic:spPr bwMode="auto">
                    <a:xfrm>
                      <a:off x="0" y="0"/>
                      <a:ext cx="5577840" cy="2369258"/>
                    </a:xfrm>
                    <a:prstGeom prst="rect">
                      <a:avLst/>
                    </a:prstGeom>
                    <a:noFill/>
                    <a:ln w="9525">
                      <a:noFill/>
                      <a:miter lim="800000"/>
                      <a:headEnd/>
                      <a:tailEnd/>
                    </a:ln>
                  </pic:spPr>
                </pic:pic>
              </a:graphicData>
            </a:graphic>
          </wp:inline>
        </w:drawing>
      </w:r>
    </w:p>
    <w:p w:rsidR="002279F9" w:rsidRDefault="002279F9" w:rsidP="002279F9">
      <w:pPr>
        <w:pStyle w:val="Caption"/>
      </w:pPr>
      <w:bookmarkStart w:id="98" w:name="_Ref223527835"/>
      <w:r>
        <w:t xml:space="preserve">Figure </w:t>
      </w:r>
      <w:fldSimple w:instr=" SEQ Figure \* ARABIC ">
        <w:r w:rsidR="00C52CC8">
          <w:rPr>
            <w:noProof/>
          </w:rPr>
          <w:t>3</w:t>
        </w:r>
      </w:fldSimple>
      <w:bookmarkEnd w:id="98"/>
      <w:r>
        <w:t xml:space="preserve"> – new, custom Extended Attribute List</w:t>
      </w:r>
    </w:p>
    <w:p w:rsidR="002279F9" w:rsidRDefault="002279F9" w:rsidP="002279F9"/>
    <w:p w:rsidR="002279F9" w:rsidRDefault="002279F9" w:rsidP="002279F9"/>
    <w:p w:rsidR="00F47BF2" w:rsidRDefault="002279F9" w:rsidP="002279F9">
      <w:r>
        <w:t>Specify whether or not the class is for special needs children, optionally choose one or more ability levels, and specify a last name range if desired.</w:t>
      </w:r>
    </w:p>
    <w:p w:rsidR="002279F9" w:rsidRDefault="002279F9" w:rsidP="002279F9">
      <w:pPr>
        <w:keepNext/>
      </w:pPr>
    </w:p>
    <w:p w:rsidR="002279F9" w:rsidRDefault="002279F9" w:rsidP="002279F9">
      <w:pPr>
        <w:keepNext/>
      </w:pPr>
      <w:r>
        <w:rPr>
          <w:noProof/>
        </w:rPr>
        <w:drawing>
          <wp:inline distT="0" distB="0" distL="0" distR="0">
            <wp:extent cx="3727450" cy="1750570"/>
            <wp:effectExtent l="19050" t="0" r="6350" b="0"/>
            <wp:docPr id="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3727450" cy="1750570"/>
                    </a:xfrm>
                    <a:prstGeom prst="rect">
                      <a:avLst/>
                    </a:prstGeom>
                    <a:noFill/>
                    <a:ln w="9525">
                      <a:noFill/>
                      <a:miter lim="800000"/>
                      <a:headEnd/>
                      <a:tailEnd/>
                    </a:ln>
                  </pic:spPr>
                </pic:pic>
              </a:graphicData>
            </a:graphic>
          </wp:inline>
        </w:drawing>
      </w:r>
    </w:p>
    <w:p w:rsidR="002279F9" w:rsidRDefault="002279F9" w:rsidP="002279F9">
      <w:pPr>
        <w:pStyle w:val="Caption"/>
      </w:pPr>
      <w:bookmarkStart w:id="99" w:name="_Ref222894104"/>
      <w:r>
        <w:t xml:space="preserve">Figure </w:t>
      </w:r>
      <w:fldSimple w:instr=" SEQ Figure \* ARABIC ">
        <w:r w:rsidR="00C52CC8">
          <w:rPr>
            <w:noProof/>
          </w:rPr>
          <w:t>4</w:t>
        </w:r>
      </w:fldSimple>
      <w:bookmarkEnd w:id="99"/>
      <w:r>
        <w:t xml:space="preserve"> - Extended Attributes for an existing Attendance Type</w:t>
      </w:r>
    </w:p>
    <w:p w:rsidR="002279F9" w:rsidRDefault="002279F9" w:rsidP="002279F9"/>
    <w:p w:rsidR="00F47BF2" w:rsidRDefault="00F47BF2" w:rsidP="00F47BF2"/>
    <w:p w:rsidR="00F47BF2" w:rsidRDefault="00F47BF2" w:rsidP="00F47BF2">
      <w:pPr>
        <w:pStyle w:val="NoteBox"/>
      </w:pPr>
      <w:r>
        <w:t xml:space="preserve">Note: If you check the </w:t>
      </w:r>
      <w:r w:rsidRPr="00F47BF2">
        <w:rPr>
          <w:b/>
        </w:rPr>
        <w:t>Room Balancing</w:t>
      </w:r>
      <w:r>
        <w:t xml:space="preserve"> checkbox </w:t>
      </w:r>
      <w:r w:rsidRPr="00F47BF2">
        <w:rPr>
          <w:i/>
        </w:rPr>
        <w:t>and</w:t>
      </w:r>
      <w:r>
        <w:t xml:space="preserve"> you have multiple locations specified for the Attendance Type, a person will be checked into the location with the smallest number of people currently checked-in.</w:t>
      </w:r>
    </w:p>
    <w:p w:rsidR="002279F9" w:rsidRDefault="002279F9" w:rsidP="002279F9"/>
    <w:p w:rsidR="002279F9" w:rsidRDefault="002279F9" w:rsidP="002279F9">
      <w:r>
        <w:t>Now, children who have matching values will be eligible to attend this class.</w:t>
      </w:r>
    </w:p>
    <w:p w:rsidR="002279F9" w:rsidRDefault="002279F9" w:rsidP="002279F9"/>
    <w:p w:rsidR="002279F9" w:rsidRDefault="002279F9" w:rsidP="002279F9">
      <w:r>
        <w:t>Lastly, configure a frequency for occurrences of the Attendance Type.</w:t>
      </w:r>
    </w:p>
    <w:p w:rsidR="002279F9" w:rsidRDefault="002279F9" w:rsidP="002279F9"/>
    <w:p w:rsidR="002279F9" w:rsidRDefault="002279F9" w:rsidP="002279F9">
      <w:pPr>
        <w:pStyle w:val="Heading2"/>
        <w:pageBreakBefore/>
      </w:pPr>
      <w:bookmarkStart w:id="100" w:name="_Toc297628889"/>
      <w:r>
        <w:lastRenderedPageBreak/>
        <w:t>Realistic Classroom Setup</w:t>
      </w:r>
      <w:bookmarkEnd w:id="100"/>
    </w:p>
    <w:p w:rsidR="002279F9" w:rsidRDefault="002279F9" w:rsidP="002279F9">
      <w:r>
        <w:t>The following depicts an actual classroom configuration for the 9:30am service at the Central Christian Church Gilbert campus.</w:t>
      </w:r>
    </w:p>
    <w:p w:rsidR="002279F9" w:rsidRDefault="002279F9" w:rsidP="002279F9"/>
    <w:p w:rsidR="002279F9" w:rsidRDefault="002279F9" w:rsidP="002279F9">
      <w:r>
        <w:t xml:space="preserve">As you examine each row, remember that children are </w:t>
      </w:r>
      <w:r w:rsidRPr="007C6D95">
        <w:rPr>
          <w:b/>
        </w:rPr>
        <w:t>matched from the bottom to the top</w:t>
      </w:r>
      <w:r>
        <w:t>.</w:t>
      </w:r>
    </w:p>
    <w:p w:rsidR="002279F9" w:rsidRPr="00682E25" w:rsidRDefault="002279F9" w:rsidP="002279F9"/>
    <w:p w:rsidR="002279F9" w:rsidRDefault="002279F9" w:rsidP="002279F9">
      <w:pPr>
        <w:keepNext/>
      </w:pPr>
      <w:r>
        <w:rPr>
          <w:noProof/>
        </w:rPr>
        <w:drawing>
          <wp:inline distT="0" distB="0" distL="0" distR="0">
            <wp:extent cx="5803265" cy="2401139"/>
            <wp:effectExtent l="19050" t="0" r="6985" b="0"/>
            <wp:docPr id="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cstate="print"/>
                    <a:srcRect/>
                    <a:stretch>
                      <a:fillRect/>
                    </a:stretch>
                  </pic:blipFill>
                  <pic:spPr bwMode="auto">
                    <a:xfrm>
                      <a:off x="0" y="0"/>
                      <a:ext cx="5810360" cy="2404074"/>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5</w:t>
        </w:r>
      </w:fldSimple>
      <w:r>
        <w:t xml:space="preserve"> - an example of a real Sunday morning class setup</w:t>
      </w:r>
    </w:p>
    <w:p w:rsidR="002279F9" w:rsidRDefault="002279F9" w:rsidP="002279F9"/>
    <w:p w:rsidR="002279F9" w:rsidRDefault="002279F9" w:rsidP="002279F9">
      <w:r>
        <w:t>Note that the Special Needs class covers a very broad age range, but because the Special Needs flag is set to true, only those kids who’s Special Needs flag (person attribute) is true will be matched to that classroom.</w:t>
      </w:r>
    </w:p>
    <w:p w:rsidR="002279F9" w:rsidRDefault="002279F9" w:rsidP="002279F9"/>
    <w:p w:rsidR="002279F9" w:rsidRDefault="002279F9" w:rsidP="002279F9">
      <w:r>
        <w:t xml:space="preserve">Note how several of the records have a second location listed.  The second location is the alternate and </w:t>
      </w:r>
      <w:r w:rsidRPr="007C6D95">
        <w:t xml:space="preserve">is </w:t>
      </w:r>
      <w:r w:rsidRPr="007C6D95">
        <w:rPr>
          <w:b/>
        </w:rPr>
        <w:t xml:space="preserve">only used </w:t>
      </w:r>
      <w:r w:rsidRPr="007C6D95">
        <w:t>if the</w:t>
      </w:r>
      <w:r w:rsidRPr="007C6D95">
        <w:rPr>
          <w:b/>
        </w:rPr>
        <w:t xml:space="preserve"> primary location</w:t>
      </w:r>
      <w:r w:rsidRPr="007C6D95">
        <w:t xml:space="preserve"> is</w:t>
      </w:r>
      <w:r w:rsidRPr="007C6D95">
        <w:rPr>
          <w:b/>
        </w:rPr>
        <w:t xml:space="preserve"> closed</w:t>
      </w:r>
      <w:r>
        <w:t>.</w:t>
      </w:r>
    </w:p>
    <w:p w:rsidR="002279F9" w:rsidRDefault="002279F9" w:rsidP="002279F9"/>
    <w:p w:rsidR="002279F9" w:rsidRDefault="002279F9" w:rsidP="002279F9">
      <w:r>
        <w:t xml:space="preserve">Note how the </w:t>
      </w:r>
      <w:r w:rsidRPr="007C6D95">
        <w:rPr>
          <w:b/>
        </w:rPr>
        <w:t>age ranges in the first two rows overlap</w:t>
      </w:r>
      <w:r>
        <w:t>.  The second row will match children older than 7 months who are either crawling or walking and place them in room EC 103, while even children older than 7 months who are not crawling would be matched to the first row and be placed in room EC 101.</w:t>
      </w:r>
    </w:p>
    <w:p w:rsidR="002279F9" w:rsidRDefault="002279F9" w:rsidP="002279F9"/>
    <w:p w:rsidR="002279F9" w:rsidRDefault="002279F9" w:rsidP="002279F9">
      <w:pPr>
        <w:pStyle w:val="Heading2"/>
        <w:pageBreakBefore/>
      </w:pPr>
      <w:bookmarkStart w:id="101" w:name="_Toc297628890"/>
      <w:r>
        <w:lastRenderedPageBreak/>
        <w:t>Check-in For Multiple, Upcoming (Future) Services</w:t>
      </w:r>
      <w:bookmarkEnd w:id="101"/>
    </w:p>
    <w:p w:rsidR="002279F9" w:rsidRDefault="002279F9" w:rsidP="002279F9">
      <w:r>
        <w:t xml:space="preserve">If your church is like ours you might want to allow parents the option to check their children in for multiple services (such as the 9am service </w:t>
      </w:r>
      <w:r w:rsidRPr="00A76F70">
        <w:rPr>
          <w:i/>
        </w:rPr>
        <w:t>and</w:t>
      </w:r>
      <w:r>
        <w:t xml:space="preserve"> the 11am service).  We allow this primarily for the people who sit for one service and serve on campus for the second one.</w:t>
      </w:r>
    </w:p>
    <w:p w:rsidR="002279F9" w:rsidRDefault="002279F9" w:rsidP="002279F9"/>
    <w:p w:rsidR="002279F9" w:rsidRPr="009727B6" w:rsidRDefault="002279F9" w:rsidP="002279F9">
      <w:r>
        <w:t xml:space="preserve">In order for the check-in system to know about the future occurrences, we simply run an additional SQL Job using the standard </w:t>
      </w:r>
      <w:proofErr w:type="spellStart"/>
      <w:r>
        <w:t>core_sp_generate_active_occurrences</w:t>
      </w:r>
      <w:proofErr w:type="spellEnd"/>
      <w:r>
        <w:t xml:space="preserve"> procedure as described in the </w:t>
      </w:r>
      <w:r w:rsidR="00F9490E">
        <w:fldChar w:fldCharType="begin"/>
      </w:r>
      <w:r>
        <w:instrText xml:space="preserve"> REF _Ref230494491 \h </w:instrText>
      </w:r>
      <w:r w:rsidR="00F9490E">
        <w:fldChar w:fldCharType="separate"/>
      </w:r>
      <w:r w:rsidR="00C52CC8">
        <w:t>SQL Server Agent Jobs</w:t>
      </w:r>
      <w:r w:rsidR="00F9490E">
        <w:fldChar w:fldCharType="end"/>
      </w:r>
      <w:r>
        <w:t xml:space="preserve"> section (pg </w:t>
      </w:r>
      <w:r w:rsidR="00F9490E">
        <w:fldChar w:fldCharType="begin"/>
      </w:r>
      <w:r>
        <w:instrText xml:space="preserve"> PAGEREF _Ref230494518 \h </w:instrText>
      </w:r>
      <w:r w:rsidR="00F9490E">
        <w:fldChar w:fldCharType="separate"/>
      </w:r>
      <w:r w:rsidR="00C52CC8">
        <w:rPr>
          <w:noProof/>
        </w:rPr>
        <w:t>30</w:t>
      </w:r>
      <w:r w:rsidR="00F9490E">
        <w:fldChar w:fldCharType="end"/>
      </w:r>
      <w:r>
        <w:t>).</w:t>
      </w:r>
    </w:p>
    <w:p w:rsidR="002279F9" w:rsidRDefault="002279F9" w:rsidP="002279F9"/>
    <w:p w:rsidR="002279F9" w:rsidRPr="00682E25" w:rsidRDefault="002279F9" w:rsidP="002279F9">
      <w:r>
        <w:t xml:space="preserve">In this scenario where a child has been checked into multiple classes, our custom Print Label provider only prints </w:t>
      </w:r>
      <w:r w:rsidRPr="00A76F70">
        <w:rPr>
          <w:i/>
        </w:rPr>
        <w:t>one</w:t>
      </w:r>
      <w:r>
        <w:t xml:space="preserve"> set of labels, however the “attendance label” includes a note indicating that the child is staying for two services.  (See the </w:t>
      </w:r>
      <w:r w:rsidR="00F9490E">
        <w:fldChar w:fldCharType="begin"/>
      </w:r>
      <w:r>
        <w:instrText xml:space="preserve"> REF _Ref230490948 \h </w:instrText>
      </w:r>
      <w:r w:rsidR="00F9490E">
        <w:fldChar w:fldCharType="separate"/>
      </w:r>
      <w:r w:rsidR="00C52CC8">
        <w:t>Default Attendance Label</w:t>
      </w:r>
      <w:r w:rsidR="00F9490E">
        <w:fldChar w:fldCharType="end"/>
      </w:r>
      <w:r>
        <w:t xml:space="preserve"> section for details.)</w:t>
      </w:r>
    </w:p>
    <w:p w:rsidR="002279F9" w:rsidRDefault="002279F9" w:rsidP="002279F9">
      <w:pPr>
        <w:pStyle w:val="Heading2"/>
        <w:pageBreakBefore/>
      </w:pPr>
      <w:bookmarkStart w:id="102" w:name="_Toc297628891"/>
      <w:r>
        <w:lastRenderedPageBreak/>
        <w:t>Standard Check-in Labels</w:t>
      </w:r>
      <w:bookmarkEnd w:id="102"/>
    </w:p>
    <w:p w:rsidR="002279F9" w:rsidRDefault="002279F9" w:rsidP="002279F9">
      <w:r>
        <w:t xml:space="preserve">The Check-In Wizard comes with a default component for printing check-in labels to label printers in the classrooms or at the kiosks as well as an alternative one that will work with Reporting Services.  To switch to the Reporting Services component see the instructions in the section </w:t>
      </w:r>
      <w:r w:rsidR="00F9490E" w:rsidRPr="00253960">
        <w:rPr>
          <w:b/>
        </w:rPr>
        <w:fldChar w:fldCharType="begin"/>
      </w:r>
      <w:r w:rsidRPr="00253960">
        <w:rPr>
          <w:b/>
        </w:rPr>
        <w:instrText xml:space="preserve"> REF _Ref284835655 \h </w:instrText>
      </w:r>
      <w:r>
        <w:rPr>
          <w:b/>
        </w:rPr>
        <w:instrText xml:space="preserve"> \* MERGEFORMAT </w:instrText>
      </w:r>
      <w:r w:rsidR="00F9490E" w:rsidRPr="00253960">
        <w:rPr>
          <w:b/>
        </w:rPr>
      </w:r>
      <w:r w:rsidR="00F9490E" w:rsidRPr="00253960">
        <w:rPr>
          <w:b/>
        </w:rPr>
        <w:fldChar w:fldCharType="separate"/>
      </w:r>
      <w:proofErr w:type="gramStart"/>
      <w:r w:rsidR="0057391E" w:rsidRPr="0057391E">
        <w:rPr>
          <w:b/>
        </w:rPr>
        <w:t>Reporting</w:t>
      </w:r>
      <w:proofErr w:type="gramEnd"/>
      <w:r w:rsidR="0057391E" w:rsidRPr="0057391E">
        <w:rPr>
          <w:b/>
        </w:rPr>
        <w:t xml:space="preserve"> Services Attendance Label</w:t>
      </w:r>
      <w:r w:rsidR="00F9490E" w:rsidRPr="00253960">
        <w:rPr>
          <w:b/>
        </w:rPr>
        <w:fldChar w:fldCharType="end"/>
      </w:r>
      <w:r>
        <w:t>.</w:t>
      </w:r>
    </w:p>
    <w:p w:rsidR="002279F9" w:rsidRDefault="002279F9" w:rsidP="002279F9"/>
    <w:p w:rsidR="002279F9" w:rsidRDefault="002279F9" w:rsidP="002279F9">
      <w:pPr>
        <w:pStyle w:val="NoteBox"/>
      </w:pPr>
      <w:r>
        <w:t xml:space="preserve">The Check-In Wizard’s printing functionality can be replaced by another community created component or your own by implementing our </w:t>
      </w:r>
      <w:proofErr w:type="spellStart"/>
      <w:r w:rsidRPr="00436E13">
        <w:rPr>
          <w:rFonts w:ascii="Courier New" w:hAnsi="Courier New" w:cs="Courier New"/>
          <w:color w:val="31849B" w:themeColor="accent5" w:themeShade="BF"/>
        </w:rPr>
        <w:t>IPrintLabel</w:t>
      </w:r>
      <w:proofErr w:type="spellEnd"/>
      <w:r>
        <w:t xml:space="preserve"> provider.  Refer to the </w:t>
      </w:r>
      <w:r w:rsidRPr="009C1012">
        <w:rPr>
          <w:i/>
        </w:rPr>
        <w:t xml:space="preserve">Central Christian Church </w:t>
      </w:r>
      <w:r>
        <w:rPr>
          <w:i/>
        </w:rPr>
        <w:t>Check-In Wizard</w:t>
      </w:r>
      <w:r w:rsidRPr="009C1012">
        <w:rPr>
          <w:i/>
        </w:rPr>
        <w:t xml:space="preserve"> Developer Guide</w:t>
      </w:r>
      <w:r>
        <w:t xml:space="preserve"> for additional details on creating new </w:t>
      </w:r>
      <w:r w:rsidR="00E84634">
        <w:t xml:space="preserve">print label </w:t>
      </w:r>
      <w:r>
        <w:t>providers.</w:t>
      </w:r>
    </w:p>
    <w:p w:rsidR="002279F9" w:rsidRDefault="002279F9" w:rsidP="002279F9">
      <w:r>
        <w:t>The default printer labels are a set of three labels (a nametag, a claim card, and an attendance label) and are shown below.  This default provider also uses the default Security Code provider to generate the security token shown below.</w:t>
      </w:r>
    </w:p>
    <w:p w:rsidR="002279F9" w:rsidRDefault="002279F9" w:rsidP="002279F9"/>
    <w:p w:rsidR="002279F9" w:rsidRDefault="002279F9" w:rsidP="002279F9">
      <w:r>
        <w:t xml:space="preserve">Parts of the label can be customized.  See </w:t>
      </w:r>
      <w:r w:rsidR="00F9490E">
        <w:fldChar w:fldCharType="begin"/>
      </w:r>
      <w:r>
        <w:instrText xml:space="preserve"> REF _Ref223608605 \h </w:instrText>
      </w:r>
      <w:r w:rsidR="00F9490E">
        <w:fldChar w:fldCharType="separate"/>
      </w:r>
      <w:r w:rsidR="00C52CC8">
        <w:t>Organization Settings</w:t>
      </w:r>
      <w:r w:rsidR="00F9490E">
        <w:fldChar w:fldCharType="end"/>
      </w:r>
      <w:r>
        <w:t xml:space="preserve"> - </w:t>
      </w:r>
      <w:r w:rsidR="00F9490E">
        <w:fldChar w:fldCharType="begin"/>
      </w:r>
      <w:r>
        <w:instrText xml:space="preserve"> REF _Ref223608618 \h </w:instrText>
      </w:r>
      <w:r w:rsidR="00F9490E">
        <w:fldChar w:fldCharType="separate"/>
      </w:r>
      <w:proofErr w:type="spellStart"/>
      <w:r w:rsidR="00C52CC8">
        <w:t>Cccev</w:t>
      </w:r>
      <w:proofErr w:type="spellEnd"/>
      <w:r w:rsidR="00C52CC8">
        <w:t xml:space="preserve"> Check-in Labels</w:t>
      </w:r>
      <w:r w:rsidR="00F9490E">
        <w:fldChar w:fldCharType="end"/>
      </w:r>
      <w:r>
        <w:t xml:space="preserve"> (pg </w:t>
      </w:r>
      <w:r w:rsidR="00F9490E">
        <w:fldChar w:fldCharType="begin"/>
      </w:r>
      <w:r>
        <w:instrText xml:space="preserve"> PAGEREF _Ref223608618 \h </w:instrText>
      </w:r>
      <w:r w:rsidR="00F9490E">
        <w:fldChar w:fldCharType="separate"/>
      </w:r>
      <w:r w:rsidR="00C52CC8">
        <w:rPr>
          <w:noProof/>
        </w:rPr>
        <w:t>23</w:t>
      </w:r>
      <w:r w:rsidR="00F9490E">
        <w:fldChar w:fldCharType="end"/>
      </w:r>
      <w:r>
        <w:t>) for details.</w:t>
      </w:r>
    </w:p>
    <w:p w:rsidR="002279F9" w:rsidRDefault="002279F9" w:rsidP="002279F9">
      <w:pPr>
        <w:pStyle w:val="Heading3"/>
        <w:tabs>
          <w:tab w:val="num" w:pos="720"/>
        </w:tabs>
        <w:ind w:left="720" w:hanging="720"/>
      </w:pPr>
      <w:bookmarkStart w:id="103" w:name="_Toc147823424"/>
      <w:bookmarkStart w:id="104" w:name="_Ref230490948"/>
      <w:r>
        <w:t>Default Attendance Label</w:t>
      </w:r>
      <w:bookmarkEnd w:id="103"/>
      <w:bookmarkEnd w:id="104"/>
    </w:p>
    <w:p w:rsidR="002279F9" w:rsidRDefault="00F9490E" w:rsidP="002279F9">
      <w:r>
        <w:rPr>
          <w:noProof/>
        </w:rPr>
        <w:pict>
          <v:shape id="_x0000_s1291" type="#_x0000_t202" style="position:absolute;margin-left:352.8pt;margin-top:27pt;width:149.55pt;height:183.65pt;z-index:251667456" filled="f" stroked="f">
            <v:textbox style="mso-next-textbox:#_x0000_s1291">
              <w:txbxContent>
                <w:p w:rsidR="00152A52" w:rsidRDefault="00152A52" w:rsidP="002279F9">
                  <w:pPr>
                    <w:rPr>
                      <w:color w:val="0000FF"/>
                    </w:rPr>
                  </w:pPr>
                  <w:r>
                    <w:rPr>
                      <w:color w:val="0000FF"/>
                    </w:rPr>
                    <w:t>Age Group</w:t>
                  </w:r>
                </w:p>
                <w:p w:rsidR="00152A52" w:rsidRDefault="00152A52" w:rsidP="002279F9">
                  <w:pPr>
                    <w:rPr>
                      <w:color w:val="0000FF"/>
                    </w:rPr>
                  </w:pPr>
                  <w:r>
                    <w:rPr>
                      <w:color w:val="0000FF"/>
                    </w:rPr>
                    <w:t>Services (string)</w:t>
                  </w:r>
                </w:p>
                <w:p w:rsidR="00152A52" w:rsidRDefault="00152A52" w:rsidP="002279F9">
                  <w:pPr>
                    <w:rPr>
                      <w:color w:val="0000FF"/>
                    </w:rPr>
                  </w:pPr>
                  <w:proofErr w:type="spellStart"/>
                  <w:r>
                    <w:rPr>
                      <w:color w:val="0000FF"/>
                    </w:rPr>
                    <w:t>ServicesTitle</w:t>
                  </w:r>
                  <w:proofErr w:type="spellEnd"/>
                </w:p>
                <w:p w:rsidR="00152A52" w:rsidRDefault="00152A52" w:rsidP="002279F9">
                  <w:pPr>
                    <w:rPr>
                      <w:color w:val="0000FF"/>
                    </w:rPr>
                  </w:pPr>
                </w:p>
                <w:p w:rsidR="00152A52" w:rsidRDefault="00152A52" w:rsidP="002279F9">
                  <w:pPr>
                    <w:rPr>
                      <w:color w:val="0000FF"/>
                    </w:rPr>
                  </w:pPr>
                  <w:proofErr w:type="spellStart"/>
                  <w:r>
                    <w:rPr>
                      <w:color w:val="0000FF"/>
                    </w:rPr>
                    <w:t>FullName</w:t>
                  </w:r>
                  <w:proofErr w:type="spellEnd"/>
                </w:p>
                <w:p w:rsidR="00152A52" w:rsidRDefault="00152A52" w:rsidP="002279F9">
                  <w:pPr>
                    <w:rPr>
                      <w:color w:val="0000FF"/>
                    </w:rPr>
                  </w:pPr>
                </w:p>
                <w:p w:rsidR="00152A52" w:rsidRDefault="00152A52" w:rsidP="002279F9">
                  <w:pPr>
                    <w:rPr>
                      <w:color w:val="0000FF"/>
                    </w:rPr>
                  </w:pPr>
                  <w:proofErr w:type="spellStart"/>
                  <w:r>
                    <w:rPr>
                      <w:color w:val="0000FF"/>
                    </w:rPr>
                    <w:t>LegalNoteFlag</w:t>
                  </w:r>
                  <w:proofErr w:type="spellEnd"/>
                </w:p>
                <w:p w:rsidR="00152A52" w:rsidRDefault="00152A52" w:rsidP="002279F9">
                  <w:pPr>
                    <w:rPr>
                      <w:color w:val="0000FF"/>
                    </w:rPr>
                  </w:pPr>
                  <w:proofErr w:type="spellStart"/>
                  <w:r>
                    <w:rPr>
                      <w:color w:val="0000FF"/>
                    </w:rPr>
                    <w:t>SelfCheckOutFlag</w:t>
                  </w:r>
                  <w:proofErr w:type="spellEnd"/>
                </w:p>
                <w:p w:rsidR="00152A52" w:rsidRDefault="00152A52" w:rsidP="002279F9">
                  <w:pPr>
                    <w:rPr>
                      <w:color w:val="0000FF"/>
                      <w:sz w:val="10"/>
                    </w:rPr>
                  </w:pPr>
                  <w:proofErr w:type="spellStart"/>
                  <w:r>
                    <w:rPr>
                      <w:color w:val="0000FF"/>
                    </w:rPr>
                    <w:t>SecurityToken</w:t>
                  </w:r>
                  <w:proofErr w:type="spellEnd"/>
                </w:p>
                <w:p w:rsidR="00152A52" w:rsidRPr="00E52793" w:rsidRDefault="00152A52" w:rsidP="002279F9">
                  <w:pPr>
                    <w:rPr>
                      <w:color w:val="0000FF"/>
                      <w:sz w:val="10"/>
                    </w:rPr>
                  </w:pPr>
                </w:p>
                <w:p w:rsidR="00152A52" w:rsidRDefault="00152A52" w:rsidP="002279F9">
                  <w:pPr>
                    <w:rPr>
                      <w:color w:val="0000FF"/>
                    </w:rPr>
                  </w:pPr>
                </w:p>
                <w:p w:rsidR="00152A52" w:rsidRDefault="00152A52" w:rsidP="002279F9">
                  <w:pPr>
                    <w:rPr>
                      <w:color w:val="0000FF"/>
                    </w:rPr>
                  </w:pPr>
                  <w:proofErr w:type="spellStart"/>
                  <w:r>
                    <w:rPr>
                      <w:color w:val="0000FF"/>
                    </w:rPr>
                    <w:t>HealthNotesTitle</w:t>
                  </w:r>
                  <w:proofErr w:type="spellEnd"/>
                </w:p>
                <w:p w:rsidR="00152A52" w:rsidRDefault="00152A52" w:rsidP="002279F9">
                  <w:pPr>
                    <w:rPr>
                      <w:color w:val="0000FF"/>
                    </w:rPr>
                  </w:pPr>
                </w:p>
                <w:p w:rsidR="00152A52" w:rsidRPr="00E52793" w:rsidRDefault="00152A52" w:rsidP="002279F9">
                  <w:pPr>
                    <w:rPr>
                      <w:color w:val="0000FF"/>
                      <w:sz w:val="16"/>
                    </w:rPr>
                  </w:pPr>
                </w:p>
                <w:p w:rsidR="00152A52" w:rsidRDefault="00152A52" w:rsidP="002279F9">
                  <w:pPr>
                    <w:rPr>
                      <w:color w:val="0000FF"/>
                    </w:rPr>
                  </w:pPr>
                  <w:proofErr w:type="spellStart"/>
                  <w:r>
                    <w:rPr>
                      <w:color w:val="0000FF"/>
                    </w:rPr>
                    <w:t>ParentsInitialsTitle</w:t>
                  </w:r>
                  <w:proofErr w:type="spellEnd"/>
                </w:p>
                <w:p w:rsidR="00152A52" w:rsidRPr="00DF3047" w:rsidRDefault="00152A52" w:rsidP="002279F9">
                  <w:pPr>
                    <w:rPr>
                      <w:color w:val="0000FF"/>
                    </w:rPr>
                  </w:pPr>
                </w:p>
              </w:txbxContent>
            </v:textbox>
          </v:shape>
        </w:pict>
      </w:r>
      <w:r>
        <w:rPr>
          <w:noProof/>
        </w:rPr>
        <w:pict>
          <v:group id="_x0000_s1273" editas="canvas" style="position:absolute;margin-left:0;margin-top:0;width:369pt;height:3in;z-index:251666432;mso-position-horizontal-relative:char;mso-position-vertical-relative:line" coordorigin="1800,9350" coordsize="7380,4320">
            <o:lock v:ext="edit" aspectratio="t"/>
            <v:shape id="_x0000_s1274" type="#_x0000_t75" style="position:absolute;left:1800;top:9350;width:7380;height:4320" o:preferrelative="f">
              <v:fill o:detectmouseclick="t"/>
              <v:path o:extrusionok="t" o:connecttype="none"/>
              <o:lock v:ext="edit" text="t"/>
            </v:shape>
            <v:rect id="_x0000_s1275" style="position:absolute;left:3240;top:9890;width:4752;height:3636" filled="f">
              <v:textbox style="mso-next-textbox:#_x0000_s1275">
                <w:txbxContent>
                  <w:p w:rsidR="00152A52" w:rsidRPr="009F789A" w:rsidRDefault="00152A52" w:rsidP="002279F9">
                    <w:pPr>
                      <w:ind w:left="216" w:hanging="144"/>
                      <w:jc w:val="center"/>
                      <w:rPr>
                        <w:b/>
                        <w:i/>
                      </w:rPr>
                    </w:pPr>
                    <w:r>
                      <w:rPr>
                        <w:b/>
                        <w:i/>
                      </w:rPr>
                      <w:t>4</w:t>
                    </w:r>
                    <w:r w:rsidRPr="007F72FD">
                      <w:rPr>
                        <w:b/>
                        <w:i/>
                        <w:vertAlign w:val="superscript"/>
                      </w:rPr>
                      <w:t>th</w:t>
                    </w:r>
                    <w:r>
                      <w:rPr>
                        <w:b/>
                        <w:i/>
                      </w:rPr>
                      <w:t xml:space="preserve"> Grade</w:t>
                    </w:r>
                  </w:p>
                  <w:p w:rsidR="00152A52" w:rsidRPr="003E4923" w:rsidRDefault="00152A52" w:rsidP="002279F9">
                    <w:pPr>
                      <w:ind w:left="216" w:hanging="144"/>
                      <w:jc w:val="center"/>
                      <w:rPr>
                        <w:szCs w:val="22"/>
                      </w:rPr>
                    </w:pPr>
                    <w:r w:rsidRPr="003E4923">
                      <w:rPr>
                        <w:szCs w:val="22"/>
                      </w:rPr>
                      <w:t>Service: 4:30 PM</w:t>
                    </w:r>
                  </w:p>
                  <w:p w:rsidR="00152A52" w:rsidRPr="00E52793" w:rsidRDefault="00152A52" w:rsidP="002279F9">
                    <w:pPr>
                      <w:ind w:left="1440" w:hanging="1365"/>
                      <w:rPr>
                        <w:sz w:val="2"/>
                        <w:szCs w:val="22"/>
                      </w:rPr>
                    </w:pPr>
                  </w:p>
                  <w:p w:rsidR="00152A52" w:rsidRPr="00E52793" w:rsidRDefault="00152A52" w:rsidP="002279F9">
                    <w:pPr>
                      <w:ind w:left="72" w:hanging="144"/>
                      <w:jc w:val="center"/>
                      <w:rPr>
                        <w:rFonts w:ascii="Comic Sans MS" w:hAnsi="Comic Sans MS"/>
                        <w:b/>
                        <w:sz w:val="2"/>
                        <w:szCs w:val="16"/>
                      </w:rPr>
                    </w:pPr>
                    <w:r w:rsidRPr="00E52793">
                      <w:rPr>
                        <w:rFonts w:ascii="Comic Sans MS" w:hAnsi="Comic Sans MS"/>
                        <w:b/>
                        <w:sz w:val="52"/>
                        <w:szCs w:val="44"/>
                      </w:rPr>
                      <w:t>Tommy Johnson</w:t>
                    </w:r>
                    <w:r>
                      <w:rPr>
                        <w:rFonts w:ascii="Comic Sans MS" w:hAnsi="Comic Sans MS"/>
                        <w:b/>
                        <w:sz w:val="52"/>
                        <w:szCs w:val="44"/>
                      </w:rPr>
                      <w:br/>
                    </w:r>
                  </w:p>
                  <w:p w:rsidR="00152A52" w:rsidRPr="00E52793" w:rsidRDefault="00152A52" w:rsidP="002279F9">
                    <w:pPr>
                      <w:ind w:left="72" w:hanging="144"/>
                      <w:jc w:val="center"/>
                      <w:rPr>
                        <w:rFonts w:ascii="Comic Sans MS" w:hAnsi="Comic Sans MS"/>
                        <w:b/>
                        <w:sz w:val="8"/>
                        <w:szCs w:val="44"/>
                      </w:rPr>
                    </w:pPr>
                    <w:r w:rsidRPr="00E52793">
                      <w:rPr>
                        <w:rFonts w:ascii="Comic Sans MS" w:hAnsi="Comic Sans MS"/>
                        <w:b/>
                        <w:sz w:val="8"/>
                        <w:szCs w:val="44"/>
                      </w:rPr>
                      <w:t xml:space="preserve"> </w:t>
                    </w:r>
                  </w:p>
                  <w:p w:rsidR="00152A52" w:rsidRPr="005A6FA9" w:rsidRDefault="00152A52"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152A52" w:rsidRDefault="00152A52" w:rsidP="002279F9">
                    <w:pPr>
                      <w:spacing w:line="360" w:lineRule="auto"/>
                      <w:ind w:left="72"/>
                      <w:rPr>
                        <w:szCs w:val="20"/>
                      </w:rPr>
                    </w:pPr>
                  </w:p>
                  <w:p w:rsidR="00152A52" w:rsidRPr="00E73CD1" w:rsidRDefault="00152A52"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txbxContent>
              </v:textbox>
            </v:rect>
            <v:line id="_x0000_s1276" style="position:absolute" from="2340,9710" to="2341,13490">
              <v:stroke startarrow="block" endarrow="block"/>
            </v:line>
            <v:line id="_x0000_s1277" style="position:absolute;flip:y" from="3483,9537" to="7784,9538">
              <v:stroke startarrow="block" endarrow="block"/>
            </v:line>
            <v:shape id="_x0000_s1278" type="#_x0000_t202" style="position:absolute;left:2160;top:11510;width:540;height:360" stroked="f">
              <v:textbox style="mso-next-textbox:#_x0000_s1278">
                <w:txbxContent>
                  <w:p w:rsidR="00152A52" w:rsidRDefault="00152A52" w:rsidP="002279F9">
                    <w:r>
                      <w:t>2”</w:t>
                    </w:r>
                  </w:p>
                </w:txbxContent>
              </v:textbox>
            </v:shape>
            <v:shape id="_x0000_s1279" type="#_x0000_t202" style="position:absolute;left:5220;top:9350;width:1044;height:360" stroked="f">
              <v:textbox style="mso-next-textbox:#_x0000_s1279">
                <w:txbxContent>
                  <w:p w:rsidR="00152A52" w:rsidRPr="00BB5C69" w:rsidRDefault="00152A52" w:rsidP="002279F9">
                    <w:pPr>
                      <w:spacing w:line="360" w:lineRule="auto"/>
                      <w:ind w:left="72"/>
                      <w:rPr>
                        <w:rFonts w:cs="Arial"/>
                        <w:szCs w:val="28"/>
                      </w:rPr>
                    </w:pPr>
                    <w:r w:rsidRPr="00BB5C69">
                      <w:rPr>
                        <w:rFonts w:cs="Arial"/>
                        <w:szCs w:val="28"/>
                      </w:rPr>
                      <w:t>2</w:t>
                    </w:r>
                    <w:r>
                      <w:rPr>
                        <w:rFonts w:cs="Arial"/>
                        <w:szCs w:val="28"/>
                      </w:rPr>
                      <w:t xml:space="preserve"> ¼”</w:t>
                    </w:r>
                  </w:p>
                  <w:p w:rsidR="00152A52" w:rsidRPr="00BB5C69" w:rsidRDefault="00152A52" w:rsidP="002279F9">
                    <w:pPr>
                      <w:ind w:left="216" w:hanging="144"/>
                      <w:jc w:val="center"/>
                      <w:rPr>
                        <w:i/>
                        <w:sz w:val="16"/>
                      </w:rPr>
                    </w:pPr>
                  </w:p>
                  <w:p w:rsidR="00152A52" w:rsidRPr="00BB5C69" w:rsidRDefault="00152A52" w:rsidP="002279F9">
                    <w:pPr>
                      <w:ind w:left="216" w:hanging="144"/>
                      <w:jc w:val="center"/>
                      <w:rPr>
                        <w:color w:val="FFFFFF"/>
                        <w:sz w:val="16"/>
                      </w:rPr>
                    </w:pPr>
                    <w:r w:rsidRPr="00BB5C69">
                      <w:rPr>
                        <w:color w:val="FFFFFF"/>
                        <w:sz w:val="16"/>
                        <w:highlight w:val="black"/>
                      </w:rPr>
                      <w:t xml:space="preserve">  </w:t>
                    </w:r>
                    <w:r w:rsidRPr="00BB5C69">
                      <w:rPr>
                        <w:caps/>
                        <w:color w:val="FFFFFF"/>
                        <w:sz w:val="16"/>
                        <w:highlight w:val="black"/>
                      </w:rPr>
                      <w:t xml:space="preserve">Claim </w:t>
                    </w:r>
                    <w:proofErr w:type="gramStart"/>
                    <w:r w:rsidRPr="00BB5C69">
                      <w:rPr>
                        <w:caps/>
                        <w:color w:val="FFFFFF"/>
                        <w:sz w:val="16"/>
                        <w:highlight w:val="black"/>
                      </w:rPr>
                      <w:t xml:space="preserve">Ticket </w:t>
                    </w:r>
                    <w:r w:rsidRPr="00BB5C69">
                      <w:rPr>
                        <w:sz w:val="16"/>
                        <w:highlight w:val="black"/>
                      </w:rPr>
                      <w:t>.</w:t>
                    </w:r>
                    <w:proofErr w:type="gramEnd"/>
                    <w:r w:rsidRPr="00BB5C69">
                      <w:rPr>
                        <w:color w:val="FFFFFF"/>
                        <w:sz w:val="16"/>
                        <w:highlight w:val="black"/>
                      </w:rPr>
                      <w:t xml:space="preserve">    </w:t>
                    </w:r>
                    <w:r w:rsidRPr="00BB5C69">
                      <w:rPr>
                        <w:color w:val="FFFFFF"/>
                        <w:sz w:val="16"/>
                      </w:rPr>
                      <w:t xml:space="preserve"> </w:t>
                    </w:r>
                  </w:p>
                  <w:p w:rsidR="00152A52" w:rsidRPr="00BB5C69" w:rsidRDefault="00152A52" w:rsidP="002279F9">
                    <w:pPr>
                      <w:ind w:left="1440" w:hanging="1365"/>
                      <w:rPr>
                        <w:sz w:val="16"/>
                        <w:szCs w:val="22"/>
                      </w:rPr>
                    </w:pPr>
                    <w:r w:rsidRPr="00BB5C69">
                      <w:rPr>
                        <w:sz w:val="16"/>
                        <w:szCs w:val="22"/>
                      </w:rPr>
                      <w:t xml:space="preserve">            6/30/04      3:59 PM</w:t>
                    </w:r>
                  </w:p>
                  <w:p w:rsidR="00152A52" w:rsidRPr="00BB5C69" w:rsidRDefault="00152A52" w:rsidP="002279F9">
                    <w:pPr>
                      <w:ind w:left="216" w:hanging="144"/>
                      <w:rPr>
                        <w:sz w:val="16"/>
                        <w:szCs w:val="22"/>
                      </w:rPr>
                    </w:pPr>
                    <w:r w:rsidRPr="00BB5C69">
                      <w:rPr>
                        <w:sz w:val="16"/>
                        <w:szCs w:val="22"/>
                      </w:rPr>
                      <w:t xml:space="preserve">Services: 4:30 </w:t>
                    </w:r>
                    <w:proofErr w:type="gramStart"/>
                    <w:r w:rsidRPr="00BB5C69">
                      <w:rPr>
                        <w:sz w:val="16"/>
                        <w:szCs w:val="22"/>
                      </w:rPr>
                      <w:t>PM  &amp;</w:t>
                    </w:r>
                    <w:proofErr w:type="gramEnd"/>
                    <w:r w:rsidRPr="00BB5C69">
                      <w:rPr>
                        <w:sz w:val="16"/>
                        <w:szCs w:val="22"/>
                      </w:rPr>
                      <w:t xml:space="preserve">  6:15 PM</w:t>
                    </w:r>
                  </w:p>
                  <w:p w:rsidR="00152A52" w:rsidRPr="00BB5C69" w:rsidRDefault="00152A52" w:rsidP="002279F9">
                    <w:pPr>
                      <w:ind w:left="216" w:hanging="144"/>
                      <w:jc w:val="center"/>
                      <w:rPr>
                        <w:sz w:val="32"/>
                        <w:szCs w:val="44"/>
                      </w:rPr>
                    </w:pPr>
                    <w:r w:rsidRPr="00BB5C69">
                      <w:rPr>
                        <w:rFonts w:ascii="Comic Sans MS" w:hAnsi="Comic Sans MS"/>
                        <w:position w:val="10"/>
                        <w:sz w:val="40"/>
                        <w:szCs w:val="52"/>
                      </w:rPr>
                      <w:t>Tommy</w:t>
                    </w:r>
                    <w:r w:rsidRPr="00BB5C69">
                      <w:rPr>
                        <w:sz w:val="16"/>
                      </w:rPr>
                      <w:br/>
                    </w:r>
                    <w:r w:rsidRPr="00BB5C69">
                      <w:rPr>
                        <w:color w:val="FFFFFF"/>
                        <w:sz w:val="40"/>
                        <w:szCs w:val="52"/>
                        <w:highlight w:val="black"/>
                      </w:rPr>
                      <w:t>4236</w:t>
                    </w:r>
                  </w:p>
                  <w:p w:rsidR="00152A52" w:rsidRPr="00BB5C69" w:rsidRDefault="00152A52" w:rsidP="002279F9">
                    <w:pPr>
                      <w:ind w:left="72"/>
                      <w:jc w:val="center"/>
                      <w:rPr>
                        <w:sz w:val="12"/>
                        <w:szCs w:val="18"/>
                      </w:rPr>
                    </w:pPr>
                  </w:p>
                  <w:p w:rsidR="00152A52" w:rsidRPr="00BB5C69" w:rsidRDefault="00152A52" w:rsidP="002279F9">
                    <w:pPr>
                      <w:ind w:left="72"/>
                      <w:jc w:val="center"/>
                      <w:rPr>
                        <w:sz w:val="10"/>
                        <w:szCs w:val="16"/>
                      </w:rPr>
                    </w:pPr>
                    <w:r w:rsidRPr="00BB5C69">
                      <w:rPr>
                        <w:sz w:val="10"/>
                        <w:szCs w:val="16"/>
                      </w:rPr>
                      <w:t>Present ticket to the classroom supervisor when picking up your child.</w:t>
                    </w:r>
                  </w:p>
                  <w:p w:rsidR="00152A52" w:rsidRPr="00BB5C69" w:rsidRDefault="00152A52" w:rsidP="002279F9">
                    <w:pPr>
                      <w:rPr>
                        <w:sz w:val="16"/>
                      </w:rPr>
                    </w:pPr>
                    <w:r w:rsidRPr="00BB5C69">
                      <w:rPr>
                        <w:sz w:val="16"/>
                      </w:rPr>
                      <w:t>2’1/4</w:t>
                    </w:r>
                  </w:p>
                  <w:p w:rsidR="00152A52" w:rsidRPr="00BB5C69" w:rsidRDefault="00152A52" w:rsidP="002279F9">
                    <w:pPr>
                      <w:rPr>
                        <w:sz w:val="16"/>
                      </w:rPr>
                    </w:pPr>
                    <w:r w:rsidRPr="00BB5C69">
                      <w:rPr>
                        <w:sz w:val="16"/>
                      </w:rPr>
                      <w:t>2’1/4</w:t>
                    </w:r>
                  </w:p>
                </w:txbxContent>
              </v:textbox>
            </v:shape>
            <v:line id="_x0000_s1280" style="position:absolute;flip:x" from="6619,10098" to="8906,10099" strokecolor="blue">
              <v:stroke endarrow="block"/>
            </v:line>
            <v:shape id="_x0000_s1281" style="position:absolute;left:5112;top:10535;width:3792;height:168;mso-position-horizontal:absolute;mso-position-vertical:absolute" coordsize="4584,145" path="m4584,145l2,145,,e" filled="f" strokecolor="blue">
              <v:stroke endarrow="block"/>
              <v:path arrowok="t"/>
            </v:shape>
            <v:line id="_x0000_s1282" style="position:absolute;flip:x" from="6984,10390" to="8912,10391" strokecolor="blue">
              <v:stroke endarrow="block"/>
            </v:line>
            <v:line id="_x0000_s1283" style="position:absolute;flip:x y" from="7704,11021" to="8856,11022" strokecolor="blue">
              <v:stroke endarrow="block"/>
            </v:line>
            <v:line id="_x0000_s1284" style="position:absolute;flip:x" from="6264,12086" to="8912,12087" strokecolor="blue">
              <v:stroke endarrow="block"/>
            </v:line>
            <v:shape id="_x0000_s1285" style="position:absolute;left:6773;top:11492;width:2139;height:82" coordsize="2139,82" path="m2139,2l247,,,82e" filled="f" strokecolor="blue">
              <v:stroke endarrow="block"/>
              <v:path arrowok="t"/>
            </v:shape>
            <v:shape id="_x0000_s1286" style="position:absolute;left:6496;top:11702;width:2399;height:150;mso-position-horizontal:absolute;mso-position-vertical:absolute" coordsize="2399,150" path="m2399,83r-277,67l1,144,,e" filled="f" strokecolor="blue">
              <v:stroke endarrow="block"/>
              <v:path arrowok="t"/>
            </v:shape>
            <v:line id="_x0000_s1287" style="position:absolute;flip:x y" from="7848,12605" to="8856,12606" strokecolor="blue">
              <v:stroke endarrow="block"/>
            </v:line>
            <v:line id="_x0000_s1288" style="position:absolute;flip:x" from="7560,13325" to="8912,13326" strokecolor="blue">
              <v:stroke endarrow="block"/>
            </v:line>
            <v:shape id="_x0000_s1289" type="#_x0000_t202" style="position:absolute;left:3528;top:12230;width:4176;height:496" fillcolor="black" stroked="f">
              <v:textbox>
                <w:txbxContent>
                  <w:p w:rsidR="00152A52" w:rsidRPr="005A6FA9" w:rsidRDefault="00152A52"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90" style="position:absolute;left:3960;top:11213;width:900;height:900" filled="f" stroked="f">
              <v:textbox style="layout-flow:vertical;mso-layout-flow-alt:bottom-to-top;mso-next-textbox:#_x0000_s1290">
                <w:txbxContent>
                  <w:p w:rsidR="00152A52" w:rsidRPr="00A016A6" w:rsidRDefault="00152A52" w:rsidP="002279F9">
                    <w:pPr>
                      <w:spacing w:line="360" w:lineRule="auto"/>
                      <w:ind w:left="72"/>
                      <w:rPr>
                        <w:rFonts w:cs="Arial"/>
                        <w:sz w:val="36"/>
                        <w:szCs w:val="36"/>
                      </w:rPr>
                    </w:pPr>
                    <w:r>
                      <w:rPr>
                        <w:rFonts w:cs="Arial"/>
                        <w:sz w:val="36"/>
                        <w:szCs w:val="36"/>
                      </w:rPr>
                      <w:t>AB</w:t>
                    </w:r>
                  </w:p>
                </w:txbxContent>
              </v:textbox>
            </v:rect>
          </v:group>
        </w:pict>
      </w:r>
      <w:r>
        <w:pict>
          <v:shape id="_x0000_i1028" type="#_x0000_t75" style="width:368.65pt;height:3in">
            <v:imagedata croptop="-65520f" cropbottom="65520f"/>
          </v:shape>
        </w:pict>
      </w:r>
    </w:p>
    <w:p w:rsidR="002279F9" w:rsidRDefault="002279F9" w:rsidP="002279F9">
      <w:pPr>
        <w:keepNext/>
      </w:pPr>
    </w:p>
    <w:p w:rsidR="002279F9" w:rsidRDefault="002279F9" w:rsidP="002279F9">
      <w:pPr>
        <w:keepNext/>
      </w:pPr>
      <w:r>
        <w:t>If attending multiple services, the attendance label prints like this:</w:t>
      </w:r>
    </w:p>
    <w:p w:rsidR="002279F9" w:rsidRDefault="00F9490E" w:rsidP="002279F9">
      <w:r>
        <w:rPr>
          <w:noProof/>
        </w:rPr>
        <w:pict>
          <v:group id="_x0000_s1248" editas="canvas" style="position:absolute;margin-left:0;margin-top:.9pt;width:442.35pt;height:199.5pt;z-index:251664384;mso-position-horizontal-relative:char;mso-position-vertical-relative:line" coordorigin="1800,9368" coordsize="8847,3990">
            <o:lock v:ext="edit" aspectratio="t"/>
            <v:shape id="_x0000_s1249" type="#_x0000_t75" style="position:absolute;left:1800;top:9368;width:8847;height:3990" o:preferrelative="f">
              <v:fill o:detectmouseclick="t"/>
              <v:path o:extrusionok="t" o:connecttype="none"/>
              <o:lock v:ext="edit" text="t"/>
            </v:shape>
            <v:rect id="_x0000_s1250" style="position:absolute;left:3240;top:9425;width:4752;height:3636" filled="f">
              <v:textbox style="mso-next-textbox:#_x0000_s1250">
                <w:txbxContent>
                  <w:p w:rsidR="00152A52" w:rsidRPr="009F789A" w:rsidRDefault="00152A52" w:rsidP="002279F9">
                    <w:pPr>
                      <w:ind w:left="216" w:hanging="144"/>
                      <w:jc w:val="center"/>
                      <w:rPr>
                        <w:b/>
                        <w:i/>
                      </w:rPr>
                    </w:pPr>
                    <w:r>
                      <w:rPr>
                        <w:b/>
                        <w:i/>
                      </w:rPr>
                      <w:t>4</w:t>
                    </w:r>
                    <w:r w:rsidRPr="007F72FD">
                      <w:rPr>
                        <w:b/>
                        <w:i/>
                        <w:vertAlign w:val="superscript"/>
                      </w:rPr>
                      <w:t>th</w:t>
                    </w:r>
                    <w:r>
                      <w:rPr>
                        <w:b/>
                        <w:i/>
                      </w:rPr>
                      <w:t xml:space="preserve"> Grade</w:t>
                    </w:r>
                  </w:p>
                  <w:p w:rsidR="00152A52" w:rsidRDefault="00152A52" w:rsidP="002279F9">
                    <w:pPr>
                      <w:ind w:left="1440" w:hanging="1365"/>
                      <w:rPr>
                        <w:sz w:val="12"/>
                        <w:szCs w:val="12"/>
                      </w:rPr>
                    </w:pPr>
                    <w:r w:rsidRPr="004648A2">
                      <w:rPr>
                        <w:sz w:val="12"/>
                        <w:szCs w:val="12"/>
                      </w:rPr>
                      <w:t xml:space="preserve">       </w:t>
                    </w:r>
                  </w:p>
                  <w:p w:rsidR="00152A52" w:rsidRDefault="00152A52" w:rsidP="002279F9">
                    <w:pPr>
                      <w:ind w:left="1440" w:hanging="1365"/>
                      <w:rPr>
                        <w:sz w:val="12"/>
                        <w:szCs w:val="12"/>
                      </w:rPr>
                    </w:pPr>
                  </w:p>
                  <w:p w:rsidR="00152A52" w:rsidRDefault="00152A52" w:rsidP="002279F9">
                    <w:pPr>
                      <w:ind w:left="1440" w:hanging="1365"/>
                      <w:rPr>
                        <w:sz w:val="8"/>
                        <w:szCs w:val="12"/>
                      </w:rPr>
                    </w:pPr>
                  </w:p>
                  <w:p w:rsidR="00152A52" w:rsidRPr="004648A2" w:rsidRDefault="00152A52" w:rsidP="002279F9">
                    <w:pPr>
                      <w:ind w:left="1440" w:hanging="1365"/>
                      <w:rPr>
                        <w:sz w:val="8"/>
                        <w:szCs w:val="12"/>
                      </w:rPr>
                    </w:pPr>
                  </w:p>
                  <w:p w:rsidR="00152A52" w:rsidRPr="004648A2" w:rsidRDefault="00152A52" w:rsidP="002279F9">
                    <w:pPr>
                      <w:ind w:left="72" w:hanging="144"/>
                      <w:jc w:val="center"/>
                      <w:rPr>
                        <w:rFonts w:ascii="Comic Sans MS" w:hAnsi="Comic Sans MS"/>
                        <w:b/>
                        <w:sz w:val="48"/>
                        <w:szCs w:val="44"/>
                      </w:rPr>
                    </w:pPr>
                    <w:r w:rsidRPr="004648A2">
                      <w:rPr>
                        <w:rFonts w:ascii="Comic Sans MS" w:hAnsi="Comic Sans MS"/>
                        <w:b/>
                        <w:sz w:val="48"/>
                        <w:szCs w:val="44"/>
                      </w:rPr>
                      <w:t xml:space="preserve">Tommy Johnson </w:t>
                    </w:r>
                  </w:p>
                  <w:p w:rsidR="00152A52" w:rsidRPr="005A6FA9" w:rsidRDefault="00152A52" w:rsidP="002279F9">
                    <w:pPr>
                      <w:ind w:left="72"/>
                      <w:jc w:val="center"/>
                      <w:rPr>
                        <w:b/>
                        <w:color w:val="FFFFFF"/>
                        <w:sz w:val="18"/>
                        <w:szCs w:val="18"/>
                      </w:rPr>
                    </w:pPr>
                    <w:r>
                      <w:rPr>
                        <w:color w:val="FFFFFF"/>
                        <w:sz w:val="18"/>
                        <w:szCs w:val="18"/>
                        <w:highlight w:val="black"/>
                      </w:rPr>
                      <w:t xml:space="preserve"> </w:t>
                    </w:r>
                    <w:r w:rsidRPr="009F789A">
                      <w:rPr>
                        <w:color w:val="FFFFFF"/>
                        <w:sz w:val="18"/>
                        <w:szCs w:val="18"/>
                        <w:highlight w:val="black"/>
                      </w:rPr>
                      <w:t xml:space="preserve"> </w:t>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r w:rsidRPr="009F789A">
                      <w:rPr>
                        <w:b/>
                        <w:sz w:val="32"/>
                        <w:szCs w:val="32"/>
                        <w:highlight w:val="black"/>
                      </w:rPr>
                      <w:t>.</w:t>
                    </w:r>
                    <w:r>
                      <w:rPr>
                        <w:b/>
                        <w:sz w:val="32"/>
                        <w:szCs w:val="32"/>
                      </w:rPr>
                      <w:t xml:space="preserve"> </w:t>
                    </w:r>
                    <w:r w:rsidRPr="003E4923">
                      <w:rPr>
                        <w:b/>
                        <w:color w:val="000000"/>
                        <w:sz w:val="56"/>
                        <w:szCs w:val="56"/>
                        <w:vertAlign w:val="superscript"/>
                      </w:rPr>
                      <w:t>*</w:t>
                    </w:r>
                    <w:r>
                      <w:rPr>
                        <w:b/>
                        <w:color w:val="000000"/>
                        <w:sz w:val="56"/>
                        <w:szCs w:val="56"/>
                        <w:vertAlign w:val="superscript"/>
                      </w:rPr>
                      <w:t>!</w:t>
                    </w:r>
                    <w:r w:rsidRPr="009F789A">
                      <w:rPr>
                        <w:b/>
                        <w:color w:val="FFFFFF"/>
                        <w:sz w:val="32"/>
                        <w:szCs w:val="32"/>
                      </w:rPr>
                      <w:br/>
                    </w:r>
                    <w:r>
                      <w:rPr>
                        <w:b/>
                        <w:color w:val="FFFFFF"/>
                        <w:sz w:val="16"/>
                        <w:szCs w:val="16"/>
                        <w:highlight w:val="black"/>
                      </w:rPr>
                      <w:br/>
                    </w:r>
                  </w:p>
                  <w:p w:rsidR="00152A52" w:rsidRDefault="00152A52" w:rsidP="002279F9">
                    <w:pPr>
                      <w:spacing w:line="360" w:lineRule="auto"/>
                      <w:ind w:left="72"/>
                      <w:rPr>
                        <w:szCs w:val="20"/>
                      </w:rPr>
                    </w:pPr>
                  </w:p>
                  <w:p w:rsidR="00152A52" w:rsidRPr="00E73CD1" w:rsidRDefault="00152A52" w:rsidP="002279F9">
                    <w:pPr>
                      <w:spacing w:line="360" w:lineRule="auto"/>
                      <w:ind w:left="72"/>
                      <w:rPr>
                        <w:sz w:val="18"/>
                        <w:szCs w:val="18"/>
                      </w:rPr>
                    </w:pPr>
                    <w:r w:rsidRPr="00E73CD1">
                      <w:rPr>
                        <w:sz w:val="18"/>
                        <w:szCs w:val="18"/>
                      </w:rPr>
                      <w:t>__________________________________</w:t>
                    </w:r>
                    <w:r w:rsidRPr="00E73CD1">
                      <w:rPr>
                        <w:sz w:val="18"/>
                        <w:szCs w:val="18"/>
                      </w:rPr>
                      <w:br/>
                      <w:t>Parent’s Signature</w:t>
                    </w:r>
                    <w:r>
                      <w:rPr>
                        <w:sz w:val="18"/>
                        <w:szCs w:val="18"/>
                      </w:rPr>
                      <w:t xml:space="preserve">                     6/30/2004</w:t>
                    </w:r>
                  </w:p>
                  <w:p w:rsidR="00152A52" w:rsidRPr="00E73CD1" w:rsidRDefault="00152A52" w:rsidP="002279F9">
                    <w:pPr>
                      <w:spacing w:line="360" w:lineRule="auto"/>
                      <w:ind w:left="72"/>
                      <w:rPr>
                        <w:sz w:val="18"/>
                        <w:szCs w:val="18"/>
                      </w:rPr>
                    </w:pPr>
                  </w:p>
                </w:txbxContent>
              </v:textbox>
            </v:rect>
            <v:shape id="_x0000_s1251" type="#_x0000_t202" style="position:absolute;left:3528;top:11765;width:4176;height:483" fillcolor="black" stroked="f">
              <v:textbox inset=",1.44pt,,1.44pt">
                <w:txbxContent>
                  <w:p w:rsidR="00152A52" w:rsidRPr="005A6FA9" w:rsidRDefault="00152A52" w:rsidP="002279F9">
                    <w:pPr>
                      <w:rPr>
                        <w:color w:val="FFFFFF"/>
                        <w:sz w:val="16"/>
                        <w:szCs w:val="16"/>
                      </w:rPr>
                    </w:pPr>
                    <w:r w:rsidRPr="005A6FA9">
                      <w:rPr>
                        <w:color w:val="FFFFFF"/>
                        <w:sz w:val="16"/>
                        <w:szCs w:val="16"/>
                        <w:highlight w:val="black"/>
                      </w:rPr>
                      <w:t xml:space="preserve">Health Notes: Take medication for </w:t>
                    </w:r>
                    <w:proofErr w:type="gramStart"/>
                    <w:r w:rsidRPr="005A6FA9">
                      <w:rPr>
                        <w:color w:val="FFFFFF"/>
                        <w:sz w:val="16"/>
                        <w:szCs w:val="16"/>
                        <w:highlight w:val="black"/>
                      </w:rPr>
                      <w:t xml:space="preserve">Bipolar  </w:t>
                    </w:r>
                    <w:proofErr w:type="gramEnd"/>
                    <w:r w:rsidRPr="005A6FA9">
                      <w:rPr>
                        <w:color w:val="FFFFFF"/>
                        <w:sz w:val="16"/>
                        <w:szCs w:val="16"/>
                        <w:highlight w:val="black"/>
                      </w:rPr>
                      <w:br/>
                      <w:t>Disorder, also sensitive to heat at times</w:t>
                    </w:r>
                    <w:r>
                      <w:rPr>
                        <w:color w:val="FFFFFF"/>
                        <w:sz w:val="16"/>
                        <w:szCs w:val="16"/>
                        <w:highlight w:val="black"/>
                      </w:rPr>
                      <w:t>.</w:t>
                    </w:r>
                    <w:r w:rsidRPr="005A6FA9">
                      <w:rPr>
                        <w:color w:val="FFFFFF"/>
                        <w:sz w:val="16"/>
                        <w:szCs w:val="16"/>
                        <w:highlight w:val="black"/>
                      </w:rPr>
                      <w:t xml:space="preserve">   </w:t>
                    </w:r>
                  </w:p>
                </w:txbxContent>
              </v:textbox>
            </v:shape>
            <v:rect id="_x0000_s1252" style="position:absolute;left:3960;top:10748;width:900;height:900" filled="f" stroked="f">
              <v:textbox style="layout-flow:vertical;mso-layout-flow-alt:bottom-to-top;mso-next-textbox:#_x0000_s1252">
                <w:txbxContent>
                  <w:p w:rsidR="00152A52" w:rsidRPr="00A016A6" w:rsidRDefault="00152A52" w:rsidP="002279F9">
                    <w:pPr>
                      <w:spacing w:line="360" w:lineRule="auto"/>
                      <w:ind w:left="72"/>
                      <w:rPr>
                        <w:rFonts w:cs="Arial"/>
                        <w:sz w:val="36"/>
                        <w:szCs w:val="36"/>
                      </w:rPr>
                    </w:pPr>
                    <w:r>
                      <w:rPr>
                        <w:rFonts w:cs="Arial"/>
                        <w:sz w:val="36"/>
                        <w:szCs w:val="36"/>
                      </w:rPr>
                      <w:t>AB</w:t>
                    </w:r>
                  </w:p>
                </w:txbxContent>
              </v:textbox>
            </v:rect>
            <v:shape id="_x0000_s1253" type="#_x0000_t202" style="position:absolute;left:3672;top:10016;width:3888;height:288" filled="f" fillcolor="black">
              <v:textbox inset=",.72pt,,.72pt">
                <w:txbxContent>
                  <w:p w:rsidR="00152A52" w:rsidRPr="00C37F5F" w:rsidRDefault="00152A52" w:rsidP="002279F9">
                    <w:pPr>
                      <w:jc w:val="center"/>
                      <w:rPr>
                        <w:rFonts w:ascii="Arial Black" w:hAnsi="Arial Black"/>
                        <w:i/>
                        <w:sz w:val="18"/>
                        <w:szCs w:val="18"/>
                      </w:rPr>
                    </w:pPr>
                    <w:r w:rsidRPr="00C37F5F">
                      <w:rPr>
                        <w:rFonts w:ascii="Arial Black" w:hAnsi="Arial Black"/>
                        <w:i/>
                        <w:sz w:val="18"/>
                        <w:szCs w:val="18"/>
                      </w:rPr>
                      <w:t>Transfer: 4:30 PM &amp; 6:15PM</w:t>
                    </w:r>
                  </w:p>
                </w:txbxContent>
              </v:textbox>
            </v:shape>
            <v:line id="_x0000_s1254" style="position:absolute;flip:x y" from="7704,10149" to="8397,10150" strokecolor="blue">
              <v:stroke endarrow="block"/>
            </v:line>
            <v:shape id="_x0000_s1255" type="#_x0000_t202" style="position:absolute;left:8397;top:9938;width:2130;height:3123" filled="f" stroked="f">
              <v:textbox style="mso-next-textbox:#_x0000_s1255">
                <w:txbxContent>
                  <w:p w:rsidR="00152A52" w:rsidRPr="00DF3047" w:rsidRDefault="00152A52" w:rsidP="002279F9">
                    <w:pPr>
                      <w:rPr>
                        <w:color w:val="0000FF"/>
                      </w:rPr>
                    </w:pPr>
                    <w:r>
                      <w:rPr>
                        <w:color w:val="0000FF"/>
                      </w:rPr>
                      <w:t xml:space="preserve">Box around the event’s start times.  </w:t>
                    </w:r>
                  </w:p>
                </w:txbxContent>
              </v:textbox>
            </v:shape>
          </v:group>
        </w:pict>
      </w:r>
      <w:r>
        <w:pict>
          <v:shape id="_x0000_i1029" type="#_x0000_t75" style="width:368.65pt;height:200.4pt">
            <v:imagedata croptop="-65520f" cropbottom="65520f"/>
          </v:shape>
        </w:pict>
      </w:r>
    </w:p>
    <w:p w:rsidR="002279F9" w:rsidRDefault="002279F9" w:rsidP="002279F9">
      <w:pPr>
        <w:pStyle w:val="Heading3"/>
        <w:tabs>
          <w:tab w:val="num" w:pos="720"/>
        </w:tabs>
        <w:ind w:left="720" w:hanging="720"/>
      </w:pPr>
      <w:bookmarkStart w:id="105" w:name="_Toc147823425"/>
      <w:r>
        <w:t>Claim Card</w:t>
      </w:r>
      <w:bookmarkEnd w:id="105"/>
    </w:p>
    <w:p w:rsidR="002279F9" w:rsidRDefault="00F9490E" w:rsidP="002279F9">
      <w:r>
        <w:rPr>
          <w:noProof/>
        </w:rPr>
        <w:pict>
          <v:group id="_x0000_s1256" editas="canvas" style="position:absolute;margin-left:0;margin-top:0;width:478.45pt;height:225pt;z-index:251665408;mso-position-horizontal-relative:char;mso-position-vertical-relative:line" coordorigin="1800,1799" coordsize="9569,4500">
            <o:lock v:ext="edit" aspectratio="t"/>
            <v:shape id="_x0000_s1257" type="#_x0000_t75" style="position:absolute;left:1800;top:1799;width:9569;height:4500" o:preferrelative="f">
              <v:fill o:detectmouseclick="t"/>
              <v:path o:extrusionok="t" o:connecttype="none"/>
              <o:lock v:ext="edit" text="t"/>
            </v:shape>
            <v:line id="_x0000_s1258" style="position:absolute;flip:x" from="2340,2339" to="2341,5941">
              <v:stroke startarrow="block" endarrow="block"/>
            </v:line>
            <v:line id="_x0000_s1259" style="position:absolute" from="3780,1981" to="7971,1986">
              <v:stroke startarrow="block" endarrow="block"/>
            </v:line>
            <v:shape id="_x0000_s1260" type="#_x0000_t202" style="position:absolute;left:2160;top:3960;width:540;height:359" stroked="f">
              <v:textbox style="mso-next-textbox:#_x0000_s1260">
                <w:txbxContent>
                  <w:p w:rsidR="00152A52" w:rsidRDefault="00152A52" w:rsidP="002279F9">
                    <w:r>
                      <w:t>2”</w:t>
                    </w:r>
                  </w:p>
                </w:txbxContent>
              </v:textbox>
            </v:shape>
            <v:shape id="_x0000_s1261" type="#_x0000_t202" style="position:absolute;left:5295;top:1799;width:1080;height:361" stroked="f">
              <v:textbox style="mso-next-textbox:#_x0000_s1261">
                <w:txbxContent>
                  <w:p w:rsidR="00152A52" w:rsidRDefault="00152A52" w:rsidP="002279F9">
                    <w:r>
                      <w:t>2 ¼”</w:t>
                    </w:r>
                  </w:p>
                </w:txbxContent>
              </v:textbox>
            </v:shape>
            <v:rect id="_x0000_s1262" style="position:absolute;left:3405;top:2339;width:4587;height:3348" filled="f">
              <v:textbox style="mso-next-textbox:#_x0000_s1262">
                <w:txbxContent>
                  <w:p w:rsidR="00152A52" w:rsidRPr="009F789A" w:rsidRDefault="00152A52" w:rsidP="002279F9">
                    <w:pPr>
                      <w:ind w:left="216" w:hanging="144"/>
                      <w:jc w:val="center"/>
                      <w:rPr>
                        <w:b/>
                        <w:i/>
                      </w:rPr>
                    </w:pPr>
                  </w:p>
                  <w:p w:rsidR="00152A52" w:rsidRPr="00461F8D" w:rsidRDefault="00152A52" w:rsidP="002279F9">
                    <w:pPr>
                      <w:ind w:left="216" w:hanging="144"/>
                      <w:jc w:val="center"/>
                      <w:rPr>
                        <w:color w:val="FFFFFF"/>
                      </w:rPr>
                    </w:pPr>
                    <w:r w:rsidRPr="00461F8D">
                      <w:rPr>
                        <w:color w:val="FFFFFF"/>
                        <w:highlight w:val="black"/>
                      </w:rPr>
                      <w:t xml:space="preserve">  </w:t>
                    </w:r>
                    <w:r w:rsidRPr="00461F8D">
                      <w:rPr>
                        <w:b/>
                        <w:caps/>
                        <w:color w:val="FFFFFF"/>
                        <w:highlight w:val="black"/>
                      </w:rPr>
                      <w:t xml:space="preserve">Claim </w:t>
                    </w:r>
                    <w:proofErr w:type="gramStart"/>
                    <w:r w:rsidRPr="00461F8D">
                      <w:rPr>
                        <w:b/>
                        <w:caps/>
                        <w:color w:val="FFFFFF"/>
                        <w:highlight w:val="black"/>
                      </w:rPr>
                      <w:t>Ticket</w:t>
                    </w:r>
                    <w:r w:rsidRPr="00461F8D">
                      <w:rPr>
                        <w:caps/>
                        <w:color w:val="FFFFFF"/>
                        <w:highlight w:val="black"/>
                      </w:rPr>
                      <w:t xml:space="preserve"> </w:t>
                    </w:r>
                    <w:r w:rsidRPr="00461F8D">
                      <w:rPr>
                        <w:highlight w:val="black"/>
                      </w:rPr>
                      <w:t>.</w:t>
                    </w:r>
                    <w:proofErr w:type="gramEnd"/>
                    <w:r w:rsidRPr="00461F8D">
                      <w:rPr>
                        <w:color w:val="FFFFFF"/>
                        <w:highlight w:val="black"/>
                      </w:rPr>
                      <w:t xml:space="preserve">    </w:t>
                    </w:r>
                    <w:r w:rsidRPr="00461F8D">
                      <w:rPr>
                        <w:color w:val="FFFFFF"/>
                      </w:rPr>
                      <w:t xml:space="preserve"> </w:t>
                    </w:r>
                  </w:p>
                  <w:p w:rsidR="00152A52" w:rsidRPr="003E4923" w:rsidRDefault="00152A52" w:rsidP="002279F9">
                    <w:pPr>
                      <w:ind w:left="1440" w:hanging="1365"/>
                      <w:rPr>
                        <w:szCs w:val="22"/>
                      </w:rPr>
                    </w:pPr>
                    <w:r w:rsidRPr="003E4923">
                      <w:rPr>
                        <w:szCs w:val="22"/>
                      </w:rPr>
                      <w:t xml:space="preserve">            </w:t>
                    </w:r>
                    <w:smartTag w:uri="urn:schemas-microsoft-com:office:smarttags" w:element="date">
                      <w:smartTagPr>
                        <w:attr w:name="Month" w:val="6"/>
                        <w:attr w:name="Day" w:val="30"/>
                        <w:attr w:name="Year" w:val="2004"/>
                      </w:smartTagPr>
                      <w:r w:rsidRPr="003E4923">
                        <w:rPr>
                          <w:szCs w:val="22"/>
                        </w:rPr>
                        <w:t>6/30/04</w:t>
                      </w:r>
                    </w:smartTag>
                    <w:r w:rsidRPr="003E4923">
                      <w:rPr>
                        <w:szCs w:val="22"/>
                      </w:rPr>
                      <w:t xml:space="preserve">      3:59 PM</w:t>
                    </w:r>
                  </w:p>
                  <w:p w:rsidR="00152A52" w:rsidRPr="00461F8D" w:rsidRDefault="00152A52" w:rsidP="002279F9">
                    <w:pPr>
                      <w:ind w:left="216" w:hanging="144"/>
                      <w:rPr>
                        <w:szCs w:val="22"/>
                      </w:rPr>
                    </w:pPr>
                    <w:r w:rsidRPr="003E4923">
                      <w:rPr>
                        <w:szCs w:val="22"/>
                      </w:rPr>
                      <w:t xml:space="preserve">Services: 4:30 </w:t>
                    </w:r>
                    <w:proofErr w:type="gramStart"/>
                    <w:r w:rsidRPr="003E4923">
                      <w:rPr>
                        <w:szCs w:val="22"/>
                      </w:rPr>
                      <w:t xml:space="preserve">PM  </w:t>
                    </w:r>
                    <w:r>
                      <w:rPr>
                        <w:szCs w:val="22"/>
                      </w:rPr>
                      <w:t>&amp;</w:t>
                    </w:r>
                    <w:proofErr w:type="gramEnd"/>
                    <w:r w:rsidRPr="003E4923">
                      <w:rPr>
                        <w:szCs w:val="22"/>
                      </w:rPr>
                      <w:t xml:space="preserve">  6:15 PM</w:t>
                    </w:r>
                  </w:p>
                  <w:p w:rsidR="00152A52" w:rsidRPr="00821C73" w:rsidRDefault="00152A52" w:rsidP="002279F9">
                    <w:pPr>
                      <w:ind w:left="216" w:hanging="144"/>
                      <w:jc w:val="center"/>
                      <w:rPr>
                        <w:sz w:val="44"/>
                        <w:szCs w:val="44"/>
                      </w:rPr>
                    </w:pPr>
                    <w:r w:rsidRPr="008457D4">
                      <w:rPr>
                        <w:b/>
                        <w:position w:val="10"/>
                        <w:sz w:val="52"/>
                        <w:szCs w:val="52"/>
                      </w:rPr>
                      <w:t>Tommy</w:t>
                    </w:r>
                    <w:r>
                      <w:br/>
                    </w:r>
                    <w:r>
                      <w:rPr>
                        <w:b/>
                        <w:color w:val="FFFFFF"/>
                        <w:sz w:val="52"/>
                        <w:szCs w:val="52"/>
                        <w:highlight w:val="black"/>
                      </w:rPr>
                      <w:t>4</w:t>
                    </w:r>
                    <w:r w:rsidRPr="003E4923">
                      <w:rPr>
                        <w:b/>
                        <w:color w:val="FFFFFF"/>
                        <w:sz w:val="52"/>
                        <w:szCs w:val="52"/>
                        <w:highlight w:val="black"/>
                      </w:rPr>
                      <w:t>23</w:t>
                    </w:r>
                    <w:r>
                      <w:rPr>
                        <w:b/>
                        <w:color w:val="FFFFFF"/>
                        <w:sz w:val="52"/>
                        <w:szCs w:val="52"/>
                        <w:highlight w:val="black"/>
                      </w:rPr>
                      <w:t>6</w:t>
                    </w:r>
                  </w:p>
                  <w:p w:rsidR="00152A52" w:rsidRDefault="00152A52" w:rsidP="002279F9">
                    <w:pPr>
                      <w:ind w:left="72"/>
                      <w:jc w:val="center"/>
                      <w:rPr>
                        <w:sz w:val="18"/>
                        <w:szCs w:val="18"/>
                      </w:rPr>
                    </w:pPr>
                  </w:p>
                  <w:p w:rsidR="00152A52" w:rsidRPr="005A6FA9" w:rsidRDefault="00152A52" w:rsidP="002279F9">
                    <w:pPr>
                      <w:ind w:left="72"/>
                      <w:jc w:val="center"/>
                      <w:rPr>
                        <w:sz w:val="16"/>
                        <w:szCs w:val="16"/>
                      </w:rPr>
                    </w:pPr>
                    <w:r w:rsidRPr="005A6FA9">
                      <w:rPr>
                        <w:sz w:val="16"/>
                        <w:szCs w:val="16"/>
                      </w:rPr>
                      <w:t>Present ticket to the classroom supervisor when picking up your child.</w:t>
                    </w:r>
                  </w:p>
                </w:txbxContent>
              </v:textbox>
            </v:rect>
            <v:line id="_x0000_s1263" style="position:absolute;flip:x y" from="7560,2583" to="8909,2584" strokecolor="blue">
              <v:stroke endarrow="block"/>
            </v:line>
            <v:line id="_x0000_s1264" style="position:absolute;flip:x y" from="7128,2847" to="8909,2848" strokecolor="blue">
              <v:stroke endarrow="block"/>
            </v:line>
            <v:line id="_x0000_s1265" style="position:absolute;flip:x" from="7272,3096" to="8909,3097" strokecolor="blue">
              <v:stroke endarrow="block"/>
            </v:line>
            <v:line id="_x0000_s1266" style="position:absolute;flip:x y" from="7560,3383" to="8909,3384" strokecolor="blue">
              <v:stroke endarrow="block"/>
            </v:line>
            <v:shape id="_x0000_s1267" style="position:absolute;left:4536;top:3526;width:4373;height:145;mso-position-horizontal:absolute;mso-position-vertical:absolute" coordsize="4584,145" path="m4584,145l2,145,,e" filled="f" strokecolor="blue">
              <v:stroke endarrow="block"/>
              <v:path arrowok="t"/>
            </v:shape>
            <v:line id="_x0000_s1268" style="position:absolute;flip:x y" from="6984,3959" to="8909,3960" strokecolor="blue">
              <v:stroke endarrow="block"/>
            </v:line>
            <v:line id="_x0000_s1269" style="position:absolute;flip:x y" from="6984,4535" to="8909,4536" strokecolor="blue">
              <v:stroke endarrow="block"/>
            </v:line>
            <v:line id="_x0000_s1270" style="position:absolute;flip:x y" from="7704,5227" to="8909,5228" strokecolor="blue">
              <v:stroke endarrow="block"/>
            </v:line>
            <v:rect id="_x0000_s1271" style="position:absolute;left:4500;top:3921;width:900;height:900" filled="f" stroked="f">
              <v:textbox style="layout-flow:vertical;mso-layout-flow-alt:bottom-to-top;mso-next-textbox:#_x0000_s1271">
                <w:txbxContent>
                  <w:p w:rsidR="00152A52" w:rsidRPr="00E73CD1" w:rsidRDefault="00152A52" w:rsidP="002279F9">
                    <w:pPr>
                      <w:spacing w:line="360" w:lineRule="auto"/>
                      <w:ind w:left="72"/>
                      <w:rPr>
                        <w:rFonts w:cs="Arial"/>
                        <w:b/>
                        <w:sz w:val="28"/>
                        <w:szCs w:val="28"/>
                      </w:rPr>
                    </w:pPr>
                    <w:r w:rsidRPr="00E73CD1">
                      <w:rPr>
                        <w:rFonts w:cs="Arial"/>
                        <w:b/>
                        <w:sz w:val="28"/>
                        <w:szCs w:val="28"/>
                      </w:rPr>
                      <w:t>AB</w:t>
                    </w:r>
                  </w:p>
                </w:txbxContent>
              </v:textbox>
            </v:rect>
            <v:shape id="_x0000_s1272" type="#_x0000_t202" style="position:absolute;left:8909;top:2339;width:2460;height:3673" filled="f" stroked="f">
              <v:textbox style="mso-next-textbox:#_x0000_s1272">
                <w:txbxContent>
                  <w:p w:rsidR="00152A52" w:rsidRDefault="00152A52" w:rsidP="002279F9">
                    <w:pPr>
                      <w:rPr>
                        <w:color w:val="0000FF"/>
                      </w:rPr>
                    </w:pPr>
                    <w:proofErr w:type="spellStart"/>
                    <w:r>
                      <w:rPr>
                        <w:color w:val="0000FF"/>
                      </w:rPr>
                      <w:t>ClaimCard</w:t>
                    </w:r>
                    <w:r w:rsidRPr="00DF3047">
                      <w:rPr>
                        <w:color w:val="0000FF"/>
                      </w:rPr>
                      <w:t>Title</w:t>
                    </w:r>
                    <w:proofErr w:type="spellEnd"/>
                  </w:p>
                  <w:p w:rsidR="00152A52" w:rsidRDefault="00152A52" w:rsidP="002279F9">
                    <w:pPr>
                      <w:rPr>
                        <w:color w:val="0000FF"/>
                      </w:rPr>
                    </w:pPr>
                    <w:proofErr w:type="spellStart"/>
                    <w:r>
                      <w:rPr>
                        <w:color w:val="0000FF"/>
                      </w:rPr>
                      <w:t>ClaimCardSubTitle</w:t>
                    </w:r>
                    <w:proofErr w:type="spellEnd"/>
                  </w:p>
                  <w:p w:rsidR="00152A52" w:rsidRDefault="00152A52" w:rsidP="002279F9">
                    <w:pPr>
                      <w:rPr>
                        <w:color w:val="0000FF"/>
                      </w:rPr>
                    </w:pPr>
                    <w:r>
                      <w:rPr>
                        <w:color w:val="0000FF"/>
                      </w:rPr>
                      <w:t>Date (current time)</w:t>
                    </w:r>
                  </w:p>
                  <w:p w:rsidR="00152A52" w:rsidRDefault="00152A52" w:rsidP="002279F9">
                    <w:pPr>
                      <w:rPr>
                        <w:color w:val="0000FF"/>
                      </w:rPr>
                    </w:pPr>
                    <w:r>
                      <w:rPr>
                        <w:color w:val="0000FF"/>
                      </w:rPr>
                      <w:t>Services (string)</w:t>
                    </w:r>
                  </w:p>
                  <w:p w:rsidR="00152A52" w:rsidRDefault="00152A52" w:rsidP="002279F9">
                    <w:pPr>
                      <w:rPr>
                        <w:color w:val="0000FF"/>
                      </w:rPr>
                    </w:pPr>
                    <w:proofErr w:type="spellStart"/>
                    <w:r>
                      <w:rPr>
                        <w:color w:val="0000FF"/>
                      </w:rPr>
                      <w:t>ServicesTitle</w:t>
                    </w:r>
                    <w:proofErr w:type="spellEnd"/>
                  </w:p>
                  <w:p w:rsidR="00152A52" w:rsidRDefault="00152A52" w:rsidP="002279F9">
                    <w:pPr>
                      <w:rPr>
                        <w:color w:val="0000FF"/>
                      </w:rPr>
                    </w:pPr>
                  </w:p>
                  <w:p w:rsidR="00152A52" w:rsidRDefault="00152A52" w:rsidP="002279F9">
                    <w:pPr>
                      <w:rPr>
                        <w:color w:val="0000FF"/>
                      </w:rPr>
                    </w:pPr>
                    <w:r>
                      <w:rPr>
                        <w:color w:val="0000FF"/>
                      </w:rPr>
                      <w:t>First Name</w:t>
                    </w:r>
                  </w:p>
                  <w:p w:rsidR="00152A52" w:rsidRDefault="00152A52" w:rsidP="002279F9">
                    <w:pPr>
                      <w:rPr>
                        <w:color w:val="0000FF"/>
                      </w:rPr>
                    </w:pPr>
                  </w:p>
                  <w:p w:rsidR="00152A52" w:rsidRDefault="00152A52" w:rsidP="002279F9">
                    <w:pPr>
                      <w:rPr>
                        <w:color w:val="0000FF"/>
                      </w:rPr>
                    </w:pPr>
                    <w:proofErr w:type="spellStart"/>
                    <w:r>
                      <w:rPr>
                        <w:color w:val="0000FF"/>
                      </w:rPr>
                      <w:t>SecurityToken</w:t>
                    </w:r>
                    <w:proofErr w:type="spellEnd"/>
                  </w:p>
                  <w:p w:rsidR="00152A52" w:rsidRDefault="00152A52" w:rsidP="002279F9">
                    <w:pPr>
                      <w:rPr>
                        <w:color w:val="0000FF"/>
                      </w:rPr>
                    </w:pPr>
                  </w:p>
                  <w:p w:rsidR="00152A52" w:rsidRDefault="00152A52" w:rsidP="002279F9">
                    <w:pPr>
                      <w:rPr>
                        <w:color w:val="0000FF"/>
                      </w:rPr>
                    </w:pPr>
                  </w:p>
                  <w:p w:rsidR="00152A52" w:rsidRPr="00DF3047" w:rsidRDefault="00152A52" w:rsidP="002279F9">
                    <w:pPr>
                      <w:rPr>
                        <w:color w:val="0000FF"/>
                      </w:rPr>
                    </w:pPr>
                    <w:proofErr w:type="spellStart"/>
                    <w:r>
                      <w:rPr>
                        <w:color w:val="0000FF"/>
                      </w:rPr>
                      <w:t>ClaimCardFooter</w:t>
                    </w:r>
                    <w:proofErr w:type="spellEnd"/>
                  </w:p>
                </w:txbxContent>
              </v:textbox>
            </v:shape>
          </v:group>
        </w:pict>
      </w:r>
      <w:r>
        <w:pict>
          <v:shape id="_x0000_i1030" type="#_x0000_t75" style="width:504.85pt;height:225.55pt">
            <v:imagedata croptop="-65520f" cropbottom="65520f"/>
          </v:shape>
        </w:pict>
      </w:r>
    </w:p>
    <w:p w:rsidR="002279F9" w:rsidRDefault="002279F9" w:rsidP="002279F9">
      <w:pPr>
        <w:pStyle w:val="Heading3"/>
        <w:tabs>
          <w:tab w:val="num" w:pos="720"/>
        </w:tabs>
        <w:ind w:left="720" w:hanging="720"/>
      </w:pPr>
      <w:bookmarkStart w:id="106" w:name="_Toc147823426"/>
      <w:r>
        <w:lastRenderedPageBreak/>
        <w:t>Nametag</w:t>
      </w:r>
      <w:bookmarkEnd w:id="106"/>
    </w:p>
    <w:p w:rsidR="002279F9" w:rsidRDefault="002279F9" w:rsidP="002279F9">
      <w:pPr>
        <w:keepNext/>
      </w:pPr>
      <w:r>
        <w:t>A name tag is to be printed as shown below.  If the child’s birthday is in the upcoming week, the regular logo is to be replaced with a birthday cake logo and the day of the birthday.</w:t>
      </w:r>
    </w:p>
    <w:p w:rsidR="002279F9" w:rsidRPr="004768BC" w:rsidRDefault="00F9490E" w:rsidP="002279F9">
      <w:r>
        <w:pict>
          <v:group id="_x0000_s1204" editas="canvas" style="width:504.9pt;height:257.45pt;mso-position-horizontal-relative:char;mso-position-vertical-relative:line" coordorigin="1800,1799" coordsize="10098,5149">
            <o:lock v:ext="edit" aspectratio="t"/>
            <v:shape id="_x0000_s1205" type="#_x0000_t75" style="position:absolute;left:1800;top:1799;width:10098;height:5149" o:preferrelative="f">
              <v:fill o:detectmouseclick="t"/>
              <v:path o:extrusionok="t" o:connecttype="none"/>
              <o:lock v:ext="edit" text="t"/>
            </v:shape>
            <v:line id="_x0000_s1206" style="position:absolute;flip:x" from="2340,2339" to="2341,5941">
              <v:stroke startarrow="block" endarrow="block"/>
            </v:line>
            <v:line id="_x0000_s1207" style="position:absolute" from="3780,1981" to="7971,1986">
              <v:stroke startarrow="block" endarrow="block"/>
            </v:line>
            <v:shape id="_x0000_s1208" type="#_x0000_t202" style="position:absolute;left:2160;top:3960;width:540;height:359" stroked="f">
              <v:textbox style="mso-next-textbox:#_x0000_s1208">
                <w:txbxContent>
                  <w:p w:rsidR="00152A52" w:rsidRDefault="00152A52" w:rsidP="002279F9">
                    <w:r>
                      <w:t>2”:</w:t>
                    </w:r>
                  </w:p>
                </w:txbxContent>
              </v:textbox>
            </v:shape>
            <v:shape id="_x0000_s1209" type="#_x0000_t202" style="position:absolute;left:5325;top:1799;width:1080;height:361" stroked="f">
              <v:textbox style="mso-next-textbox:#_x0000_s1209">
                <w:txbxContent>
                  <w:p w:rsidR="00152A52" w:rsidRDefault="00152A52" w:rsidP="002279F9">
                    <w:r>
                      <w:t>2 ¼”</w:t>
                    </w:r>
                  </w:p>
                </w:txbxContent>
              </v:textbox>
            </v:shape>
            <v:rect id="_x0000_s1210" style="position:absolute;left:3672;top:2339;width:4320;height:3492" filled="f">
              <v:textbox style="mso-next-textbox:#_x0000_s1210">
                <w:txbxContent>
                  <w:p w:rsidR="00152A52" w:rsidRDefault="00152A52" w:rsidP="002279F9">
                    <w:pPr>
                      <w:rPr>
                        <w:b/>
                        <w:position w:val="10"/>
                        <w:sz w:val="44"/>
                        <w:szCs w:val="52"/>
                      </w:rPr>
                    </w:pPr>
                  </w:p>
                  <w:p w:rsidR="00152A52" w:rsidRDefault="00152A52" w:rsidP="002279F9">
                    <w:pPr>
                      <w:rPr>
                        <w:b/>
                        <w:position w:val="10"/>
                        <w:sz w:val="44"/>
                        <w:szCs w:val="52"/>
                      </w:rPr>
                    </w:pPr>
                  </w:p>
                  <w:p w:rsidR="00152A52" w:rsidRPr="008457D4" w:rsidRDefault="00152A52" w:rsidP="002279F9">
                    <w:pPr>
                      <w:ind w:left="1440" w:hanging="1365"/>
                      <w:rPr>
                        <w:sz w:val="12"/>
                        <w:szCs w:val="16"/>
                      </w:rPr>
                    </w:pPr>
                  </w:p>
                  <w:p w:rsidR="00152A52" w:rsidRPr="008457D4" w:rsidRDefault="00152A52" w:rsidP="002279F9">
                    <w:pPr>
                      <w:ind w:left="1440" w:hanging="1365"/>
                      <w:rPr>
                        <w:szCs w:val="16"/>
                      </w:rPr>
                    </w:pPr>
                  </w:p>
                </w:txbxContent>
              </v:textbox>
            </v:rect>
            <v:line id="_x0000_s1211" style="position:absolute;flip:x" from="7272,3095" to="9142,3096" strokecolor="blue">
              <v:stroke endarrow="block"/>
            </v:line>
            <v:line id="_x0000_s1212" style="position:absolute;flip:x y" from="7704,4967" to="9144,4968" strokecolor="blue">
              <v:stroke endarrow="block"/>
            </v:line>
            <v:shape id="_x0000_s1213" type="#_x0000_t202" style="position:absolute;left:9056;top:2066;width:2736;height:4708" filled="f" stroked="f">
              <v:textbox style="mso-next-textbox:#_x0000_s1213">
                <w:txbxContent>
                  <w:p w:rsidR="00152A52" w:rsidRDefault="00152A52" w:rsidP="002279F9">
                    <w:pPr>
                      <w:rPr>
                        <w:color w:val="0000FF"/>
                      </w:rPr>
                    </w:pPr>
                    <w:r>
                      <w:rPr>
                        <w:color w:val="0000FF"/>
                      </w:rPr>
                      <w:t>Room Name (optional)</w:t>
                    </w:r>
                  </w:p>
                  <w:p w:rsidR="00152A52" w:rsidRDefault="00152A52" w:rsidP="002279F9">
                    <w:pPr>
                      <w:rPr>
                        <w:color w:val="0000FF"/>
                      </w:rPr>
                    </w:pPr>
                    <w:r>
                      <w:rPr>
                        <w:color w:val="0000FF"/>
                      </w:rPr>
                      <w:t>Age Group</w:t>
                    </w:r>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sz w:val="6"/>
                      </w:rPr>
                    </w:pPr>
                  </w:p>
                  <w:p w:rsidR="00152A52" w:rsidRPr="00D15718" w:rsidRDefault="00152A52" w:rsidP="002279F9">
                    <w:pPr>
                      <w:rPr>
                        <w:color w:val="0000FF"/>
                        <w:sz w:val="6"/>
                      </w:rPr>
                    </w:pPr>
                  </w:p>
                  <w:p w:rsidR="00152A52" w:rsidRDefault="00152A52" w:rsidP="002279F9">
                    <w:pPr>
                      <w:rPr>
                        <w:color w:val="0000FF"/>
                      </w:rPr>
                    </w:pPr>
                    <w:r>
                      <w:rPr>
                        <w:color w:val="0000FF"/>
                      </w:rPr>
                      <w:t>First Name</w:t>
                    </w:r>
                  </w:p>
                  <w:p w:rsidR="00152A52" w:rsidRDefault="00152A52" w:rsidP="002279F9">
                    <w:pPr>
                      <w:rPr>
                        <w:color w:val="0000FF"/>
                      </w:rPr>
                    </w:pPr>
                    <w:r w:rsidRPr="00F014BF">
                      <w:rPr>
                        <w:color w:val="0000FF"/>
                        <w:sz w:val="18"/>
                      </w:rPr>
                      <w:br/>
                    </w:r>
                    <w:r>
                      <w:rPr>
                        <w:color w:val="0000FF"/>
                      </w:rPr>
                      <w:t>Last Name</w:t>
                    </w:r>
                  </w:p>
                  <w:p w:rsidR="00152A52" w:rsidRPr="00F500E9" w:rsidRDefault="00152A52" w:rsidP="002279F9">
                    <w:pPr>
                      <w:rPr>
                        <w:color w:val="0000FF"/>
                        <w:sz w:val="16"/>
                        <w:szCs w:val="16"/>
                      </w:rPr>
                    </w:pPr>
                  </w:p>
                  <w:p w:rsidR="00152A52" w:rsidRDefault="00152A52" w:rsidP="002279F9">
                    <w:pPr>
                      <w:rPr>
                        <w:color w:val="0000FF"/>
                      </w:rPr>
                    </w:pPr>
                    <w:r>
                      <w:rPr>
                        <w:color w:val="0000FF"/>
                      </w:rPr>
                      <w:t>Health Note Flag</w:t>
                    </w:r>
                  </w:p>
                  <w:p w:rsidR="00152A52" w:rsidRDefault="00152A52" w:rsidP="002279F9">
                    <w:pPr>
                      <w:rPr>
                        <w:color w:val="0000FF"/>
                      </w:rPr>
                    </w:pPr>
                    <w:r>
                      <w:rPr>
                        <w:color w:val="0000FF"/>
                      </w:rPr>
                      <w:t>Legal Note Flag</w:t>
                    </w:r>
                  </w:p>
                  <w:p w:rsidR="00152A52" w:rsidRDefault="00152A52" w:rsidP="002279F9">
                    <w:pPr>
                      <w:rPr>
                        <w:color w:val="0000FF"/>
                      </w:rPr>
                    </w:pPr>
                    <w:r>
                      <w:rPr>
                        <w:color w:val="0000FF"/>
                      </w:rPr>
                      <w:t>Self Check-Out Flag</w:t>
                    </w:r>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rPr>
                    </w:pPr>
                    <w:proofErr w:type="spellStart"/>
                    <w:r>
                      <w:rPr>
                        <w:color w:val="0000FF"/>
                      </w:rPr>
                      <w:t>LogoImageFile</w:t>
                    </w:r>
                    <w:proofErr w:type="spellEnd"/>
                  </w:p>
                  <w:p w:rsidR="00152A52" w:rsidRDefault="00152A52" w:rsidP="002279F9">
                    <w:pPr>
                      <w:rPr>
                        <w:color w:val="0000FF"/>
                        <w:sz w:val="6"/>
                      </w:rPr>
                    </w:pPr>
                  </w:p>
                  <w:p w:rsidR="00152A52" w:rsidRDefault="00152A52" w:rsidP="002279F9">
                    <w:pPr>
                      <w:rPr>
                        <w:color w:val="0000FF"/>
                        <w:sz w:val="6"/>
                      </w:rPr>
                    </w:pPr>
                  </w:p>
                  <w:p w:rsidR="00152A52" w:rsidRDefault="00152A52" w:rsidP="002279F9">
                    <w:pPr>
                      <w:rPr>
                        <w:color w:val="0000FF"/>
                        <w:sz w:val="6"/>
                      </w:rPr>
                    </w:pPr>
                  </w:p>
                  <w:p w:rsidR="00152A52" w:rsidRPr="00D15718" w:rsidRDefault="00152A52" w:rsidP="002279F9">
                    <w:pPr>
                      <w:rPr>
                        <w:color w:val="0000FF"/>
                        <w:sz w:val="6"/>
                      </w:rPr>
                    </w:pPr>
                  </w:p>
                  <w:p w:rsidR="00152A52" w:rsidRDefault="00152A52" w:rsidP="002279F9">
                    <w:pPr>
                      <w:rPr>
                        <w:color w:val="0000FF"/>
                      </w:rPr>
                    </w:pPr>
                    <w:proofErr w:type="spellStart"/>
                    <w:r>
                      <w:rPr>
                        <w:color w:val="0000FF"/>
                      </w:rPr>
                      <w:t>BirthdayImageFile</w:t>
                    </w:r>
                    <w:proofErr w:type="spellEnd"/>
                  </w:p>
                  <w:p w:rsidR="00152A52" w:rsidRDefault="00152A52" w:rsidP="002279F9">
                    <w:pPr>
                      <w:rPr>
                        <w:color w:val="0000FF"/>
                      </w:rPr>
                    </w:pPr>
                    <w:r>
                      <w:rPr>
                        <w:color w:val="0000FF"/>
                      </w:rPr>
                      <w:t>Cake image w/day</w:t>
                    </w:r>
                  </w:p>
                  <w:p w:rsidR="00152A52" w:rsidRDefault="00152A52" w:rsidP="002279F9">
                    <w:pPr>
                      <w:rPr>
                        <w:color w:val="0000FF"/>
                      </w:rPr>
                    </w:pPr>
                    <w:proofErr w:type="gramStart"/>
                    <w:r>
                      <w:rPr>
                        <w:color w:val="0000FF"/>
                      </w:rPr>
                      <w:t>of</w:t>
                    </w:r>
                    <w:proofErr w:type="gramEnd"/>
                    <w:r>
                      <w:rPr>
                        <w:color w:val="0000FF"/>
                      </w:rPr>
                      <w:t xml:space="preserve"> birthday (depending on child’s </w:t>
                    </w:r>
                    <w:proofErr w:type="spellStart"/>
                    <w:r>
                      <w:rPr>
                        <w:color w:val="0000FF"/>
                      </w:rPr>
                      <w:t>birthdate</w:t>
                    </w:r>
                    <w:proofErr w:type="spellEnd"/>
                    <w:r>
                      <w:rPr>
                        <w:color w:val="0000FF"/>
                      </w:rPr>
                      <w:t>)</w:t>
                    </w:r>
                  </w:p>
                </w:txbxContent>
              </v:textbox>
            </v:shape>
            <v:rect id="_x0000_s1214" style="position:absolute;left:3528;top:2559;width:4176;height:1296" filled="f" stroked="f">
              <v:textbox style="mso-next-textbox:#_x0000_s1214">
                <w:txbxContent>
                  <w:p w:rsidR="00152A52" w:rsidRPr="00192DE1" w:rsidRDefault="00152A52" w:rsidP="002279F9">
                    <w:pPr>
                      <w:spacing w:line="360" w:lineRule="auto"/>
                      <w:ind w:left="72"/>
                      <w:rPr>
                        <w:rFonts w:cs="Arial"/>
                        <w:b/>
                        <w:sz w:val="84"/>
                        <w:szCs w:val="84"/>
                      </w:rPr>
                    </w:pPr>
                    <w:r w:rsidRPr="00192DE1">
                      <w:rPr>
                        <w:rFonts w:cs="Arial"/>
                        <w:b/>
                        <w:sz w:val="84"/>
                        <w:szCs w:val="84"/>
                      </w:rPr>
                      <w:t>Tommy</w:t>
                    </w:r>
                  </w:p>
                </w:txbxContent>
              </v:textbox>
            </v:rect>
            <v:rect id="_x0000_s1215" style="position:absolute;left:3672;top:3527;width:2736;height:576" filled="f" stroked="f">
              <v:textbox style="mso-next-textbox:#_x0000_s1215">
                <w:txbxContent>
                  <w:p w:rsidR="00152A52" w:rsidRDefault="00152A52" w:rsidP="002279F9">
                    <w:pPr>
                      <w:rPr>
                        <w:b/>
                        <w:position w:val="10"/>
                        <w:sz w:val="44"/>
                        <w:szCs w:val="52"/>
                      </w:rPr>
                    </w:pPr>
                    <w:r>
                      <w:rPr>
                        <w:b/>
                        <w:position w:val="10"/>
                        <w:sz w:val="44"/>
                        <w:szCs w:val="52"/>
                      </w:rPr>
                      <w:t>Johnson</w:t>
                    </w:r>
                  </w:p>
                  <w:p w:rsidR="00152A52" w:rsidRPr="006B71B9" w:rsidRDefault="00152A52" w:rsidP="002279F9">
                    <w:pPr>
                      <w:rPr>
                        <w:szCs w:val="28"/>
                      </w:rPr>
                    </w:pPr>
                  </w:p>
                </w:txbxContent>
              </v:textbox>
            </v:rect>
            <v:line id="_x0000_s1216" style="position:absolute" from="3672,4103" to="7992,4104"/>
            <v:rect id="_x0000_s1217" style="position:absolute;left:3672;top:2335;width:4320;height:432" fillcolor="black" stroked="f">
              <v:textbox style="mso-next-textbox:#_x0000_s1217" inset=",.72pt,,1.44pt">
                <w:txbxContent>
                  <w:p w:rsidR="00152A52" w:rsidRPr="00D75199" w:rsidRDefault="00152A52" w:rsidP="002279F9">
                    <w:pPr>
                      <w:jc w:val="right"/>
                      <w:rPr>
                        <w:b/>
                        <w:position w:val="10"/>
                        <w:sz w:val="30"/>
                        <w:szCs w:val="30"/>
                      </w:rPr>
                    </w:pPr>
                    <w:r w:rsidRPr="00D75199">
                      <w:rPr>
                        <w:b/>
                        <w:position w:val="10"/>
                        <w:sz w:val="30"/>
                        <w:szCs w:val="30"/>
                      </w:rPr>
                      <w:t>4</w:t>
                    </w:r>
                    <w:r w:rsidRPr="00D75199">
                      <w:rPr>
                        <w:b/>
                        <w:position w:val="10"/>
                        <w:sz w:val="30"/>
                        <w:szCs w:val="30"/>
                        <w:vertAlign w:val="superscript"/>
                      </w:rPr>
                      <w:t>th</w:t>
                    </w:r>
                    <w:r w:rsidRPr="00D75199">
                      <w:rPr>
                        <w:b/>
                        <w:position w:val="10"/>
                        <w:sz w:val="30"/>
                        <w:szCs w:val="30"/>
                      </w:rPr>
                      <w:t xml:space="preserve"> Grade</w:t>
                    </w:r>
                  </w:p>
                  <w:p w:rsidR="00152A52" w:rsidRPr="00D75199" w:rsidRDefault="00152A52" w:rsidP="002279F9">
                    <w:pPr>
                      <w:rPr>
                        <w:szCs w:val="28"/>
                      </w:rPr>
                    </w:pPr>
                  </w:p>
                </w:txbxContent>
              </v:textbox>
            </v:rect>
            <v:line id="_x0000_s1218" style="position:absolute;flip:x y" from="7992,2519" to="9144,2520" strokecolor="blue">
              <v:stroke endarrow="block"/>
            </v:line>
            <v:shape id="_x0000_s1219" style="position:absolute;left:5688;top:3591;width:3456;height:154;mso-position-horizontal:absolute;mso-position-vertical:absolute" coordsize="2139,82" path="m2139,2l247,,,82e" filled="f" strokecolor="blue">
              <v:stroke endarrow="block"/>
              <v:path arrowok="t"/>
            </v:shape>
            <v:rect id="_x0000_s1220" style="position:absolute;left:6840;top:3527;width:1300;height:576" filled="f" stroked="f">
              <v:textbox style="mso-next-textbox:#_x0000_s1220">
                <w:txbxContent>
                  <w:p w:rsidR="00152A52" w:rsidRDefault="00152A52" w:rsidP="002279F9">
                    <w:pPr>
                      <w:rPr>
                        <w:b/>
                        <w:position w:val="10"/>
                        <w:sz w:val="44"/>
                        <w:szCs w:val="52"/>
                      </w:rPr>
                    </w:pPr>
                    <w:r>
                      <w:rPr>
                        <w:b/>
                        <w:position w:val="10"/>
                        <w:sz w:val="44"/>
                        <w:szCs w:val="52"/>
                      </w:rPr>
                      <w:t>*!</w:t>
                    </w:r>
                    <w:r w:rsidRPr="00462D02">
                      <w:rPr>
                        <w:b/>
                        <w:position w:val="10"/>
                        <w:sz w:val="40"/>
                        <w:szCs w:val="52"/>
                      </w:rPr>
                      <w:t>+</w:t>
                    </w:r>
                  </w:p>
                  <w:p w:rsidR="00152A52" w:rsidRPr="006B71B9" w:rsidRDefault="00152A52" w:rsidP="002279F9">
                    <w:pPr>
                      <w:rPr>
                        <w:szCs w:val="28"/>
                      </w:rPr>
                    </w:pPr>
                  </w:p>
                </w:txbxContent>
              </v:textbox>
            </v:rect>
            <v:shape id="_x0000_s1221" style="position:absolute;left:4595;top:5561;width:4549;height:195;mso-position-horizontal:absolute;mso-position-vertical:absolute" coordsize="2399,150" path="m2399,83r-277,67l1,144,,e" filled="f" strokecolor="blue">
              <v:stroke endarrow="block"/>
              <v:path arrowok="t"/>
            </v:shape>
            <v:rect id="_x0000_s1222" style="position:absolute;left:6264;top:4391;width:1728;height:1152" filled="f" stroked="f">
              <v:textbox style="mso-next-textbox:#_x0000_s1222">
                <w:txbxContent>
                  <w:p w:rsidR="00152A52" w:rsidRDefault="00152A52" w:rsidP="002279F9">
                    <w:pPr>
                      <w:rPr>
                        <w:b/>
                        <w:position w:val="10"/>
                        <w:sz w:val="44"/>
                        <w:szCs w:val="52"/>
                      </w:rPr>
                    </w:pPr>
                    <w:r w:rsidRPr="00F9490E">
                      <w:rPr>
                        <w:b/>
                        <w:position w:val="10"/>
                        <w:sz w:val="44"/>
                        <w:szCs w:val="52"/>
                      </w:rPr>
                      <w:pict>
                        <v:shape id="_x0000_i1032" type="#_x0000_t75" style="width:58.1pt;height:51.2pt">
                          <v:imagedata r:id="rId36" o:title=""/>
                        </v:shape>
                      </w:pict>
                    </w:r>
                  </w:p>
                  <w:p w:rsidR="00152A52" w:rsidRPr="006B71B9" w:rsidRDefault="00152A52" w:rsidP="002279F9">
                    <w:pPr>
                      <w:rPr>
                        <w:szCs w:val="28"/>
                      </w:rPr>
                    </w:pPr>
                  </w:p>
                </w:txbxContent>
              </v:textbox>
            </v:rect>
            <v:rect id="_x0000_s1223" style="position:absolute;left:3528;top:4351;width:1728;height:1152" filled="f" stroked="f">
              <v:textbox style="mso-next-textbox:#_x0000_s1223">
                <w:txbxContent>
                  <w:p w:rsidR="00152A52" w:rsidRDefault="00152A52" w:rsidP="002279F9">
                    <w:pPr>
                      <w:jc w:val="right"/>
                      <w:rPr>
                        <w:b/>
                        <w:position w:val="10"/>
                        <w:sz w:val="44"/>
                        <w:szCs w:val="52"/>
                      </w:rPr>
                    </w:pPr>
                    <w:r w:rsidRPr="00F9490E">
                      <w:rPr>
                        <w:b/>
                        <w:position w:val="10"/>
                        <w:sz w:val="44"/>
                        <w:szCs w:val="52"/>
                      </w:rPr>
                      <w:pict>
                        <v:shape id="_x0000_i1033" type="#_x0000_t75" style="width:49.45pt;height:49.45pt">
                          <v:imagedata r:id="rId37" o:title=""/>
                        </v:shape>
                      </w:pict>
                    </w:r>
                  </w:p>
                  <w:p w:rsidR="00152A52" w:rsidRPr="006B71B9" w:rsidRDefault="00152A52" w:rsidP="002279F9">
                    <w:pPr>
                      <w:rPr>
                        <w:szCs w:val="28"/>
                      </w:rPr>
                    </w:pPr>
                  </w:p>
                </w:txbxContent>
              </v:textbox>
            </v:rect>
            <v:rect id="_x0000_s1224" style="position:absolute;left:3272;top:5335;width:2736;height:288" filled="f" stroked="f">
              <v:textbox style="mso-next-textbox:#_x0000_s1224">
                <w:txbxContent>
                  <w:p w:rsidR="00152A52" w:rsidRPr="00E52793" w:rsidRDefault="00152A52" w:rsidP="002279F9">
                    <w:pPr>
                      <w:jc w:val="center"/>
                      <w:rPr>
                        <w:position w:val="10"/>
                        <w:sz w:val="12"/>
                        <w:szCs w:val="52"/>
                      </w:rPr>
                    </w:pPr>
                    <w:r w:rsidRPr="00E52793">
                      <w:rPr>
                        <w:position w:val="10"/>
                        <w:sz w:val="12"/>
                        <w:szCs w:val="52"/>
                      </w:rPr>
                      <w:t>Monday</w:t>
                    </w:r>
                  </w:p>
                  <w:p w:rsidR="00152A52" w:rsidRPr="00E52793" w:rsidRDefault="00152A52" w:rsidP="002279F9">
                    <w:pPr>
                      <w:jc w:val="center"/>
                      <w:rPr>
                        <w:sz w:val="2"/>
                        <w:szCs w:val="28"/>
                      </w:rPr>
                    </w:pPr>
                  </w:p>
                </w:txbxContent>
              </v:textbox>
            </v:rect>
            <v:line id="_x0000_s1225" style="position:absolute;flip:x" from="7838,3959" to="9144,3960" strokecolor="blue">
              <v:stroke endarrow="block"/>
            </v:line>
            <v:shape id="_x0000_s1226" style="position:absolute;left:7407;top:4068;width:1649;height:279;mso-position-horizontal:absolute;mso-position-vertical:absolute" coordsize="2399,150" path="m2399,83r-277,67l1,144,,e" filled="f" strokecolor="blue">
              <v:stroke endarrow="block"/>
              <v:path arrowok="t"/>
            </v:shape>
            <v:shape id="_x0000_s1227" style="position:absolute;left:7128;top:4104;width:2016;height:499;mso-position-horizontal:absolute;mso-position-vertical:absolute" coordsize="2399,150" path="m2399,83r-277,67l1,144,,e" filled="f" strokecolor="blue">
              <v:stroke endarrow="block"/>
              <v:path arrowok="t"/>
            </v:shape>
            <v:rect id="_x0000_s1228" style="position:absolute;left:3672;top:2339;width:2223;height:428" fillcolor="black" stroked="f">
              <v:textbox style="mso-next-textbox:#_x0000_s1228" inset=",.72pt,,1.44pt">
                <w:txbxContent>
                  <w:p w:rsidR="00152A52" w:rsidRPr="00D75199" w:rsidRDefault="00152A52" w:rsidP="002279F9">
                    <w:pPr>
                      <w:rPr>
                        <w:b/>
                        <w:position w:val="10"/>
                        <w:sz w:val="30"/>
                        <w:szCs w:val="30"/>
                      </w:rPr>
                    </w:pPr>
                    <w:r w:rsidRPr="00D75199">
                      <w:rPr>
                        <w:b/>
                        <w:position w:val="10"/>
                        <w:sz w:val="30"/>
                        <w:szCs w:val="30"/>
                      </w:rPr>
                      <w:t>Room 3B</w:t>
                    </w:r>
                  </w:p>
                  <w:p w:rsidR="00152A52" w:rsidRPr="00D75199" w:rsidRDefault="00152A52" w:rsidP="002279F9">
                    <w:pPr>
                      <w:rPr>
                        <w:sz w:val="30"/>
                        <w:szCs w:val="30"/>
                      </w:rPr>
                    </w:pPr>
                  </w:p>
                </w:txbxContent>
              </v:textbox>
            </v:rect>
            <v:shape id="_x0000_s1229" style="position:absolute;left:4759;top:2160;width:4383;height:194;flip:y;mso-position-horizontal:absolute;mso-position-vertical:absolute" coordsize="2399,150" path="m2399,83r-277,67l1,144,,e" filled="f" strokecolor="blue">
              <v:stroke endarrow="block"/>
              <v:path arrowok="t"/>
            </v:shape>
            <w10:wrap type="none"/>
            <w10:anchorlock/>
          </v:group>
        </w:pict>
      </w:r>
    </w:p>
    <w:p w:rsidR="002279F9" w:rsidRDefault="002279F9" w:rsidP="002279F9">
      <w:pPr>
        <w:pStyle w:val="Heading2"/>
      </w:pPr>
      <w:bookmarkStart w:id="107" w:name="_Toc77479642"/>
      <w:bookmarkStart w:id="108" w:name="_Toc79908272"/>
      <w:bookmarkStart w:id="109" w:name="_Toc80413665"/>
      <w:bookmarkStart w:id="110" w:name="_Toc87849512"/>
      <w:bookmarkStart w:id="111" w:name="_Toc116271284"/>
      <w:bookmarkStart w:id="112" w:name="_Toc77479643"/>
      <w:bookmarkStart w:id="113" w:name="_Toc79908273"/>
      <w:bookmarkStart w:id="114" w:name="_Toc80413666"/>
      <w:bookmarkStart w:id="115" w:name="_Toc87849513"/>
      <w:bookmarkStart w:id="116" w:name="_Toc116271285"/>
      <w:bookmarkStart w:id="117" w:name="_Toc77479646"/>
      <w:bookmarkStart w:id="118" w:name="_Toc79908276"/>
      <w:bookmarkStart w:id="119" w:name="_Toc80413669"/>
      <w:bookmarkStart w:id="120" w:name="_Toc87849516"/>
      <w:bookmarkStart w:id="121" w:name="_Toc116271288"/>
      <w:bookmarkStart w:id="122" w:name="_Toc77479647"/>
      <w:bookmarkStart w:id="123" w:name="_Toc79908277"/>
      <w:bookmarkStart w:id="124" w:name="_Toc80413670"/>
      <w:bookmarkStart w:id="125" w:name="_Toc87849517"/>
      <w:bookmarkStart w:id="126" w:name="_Toc116271289"/>
      <w:bookmarkStart w:id="127" w:name="_Toc77479648"/>
      <w:bookmarkStart w:id="128" w:name="_Toc79908278"/>
      <w:bookmarkStart w:id="129" w:name="_Toc80413671"/>
      <w:bookmarkStart w:id="130" w:name="_Toc87849518"/>
      <w:bookmarkStart w:id="131" w:name="_Toc116271290"/>
      <w:bookmarkStart w:id="132" w:name="_Toc77479649"/>
      <w:bookmarkStart w:id="133" w:name="_Toc79908279"/>
      <w:bookmarkStart w:id="134" w:name="_Toc80413672"/>
      <w:bookmarkStart w:id="135" w:name="_Toc87849519"/>
      <w:bookmarkStart w:id="136" w:name="_Toc116271291"/>
      <w:bookmarkStart w:id="137" w:name="_Toc77479650"/>
      <w:bookmarkStart w:id="138" w:name="_Toc79908280"/>
      <w:bookmarkStart w:id="139" w:name="_Toc80413673"/>
      <w:bookmarkStart w:id="140" w:name="_Toc87849520"/>
      <w:bookmarkStart w:id="141" w:name="_Toc116271292"/>
      <w:bookmarkStart w:id="142" w:name="_Ref284835655"/>
      <w:bookmarkStart w:id="143" w:name="_Toc297628892"/>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t>Reporting Services Attendance Label</w:t>
      </w:r>
      <w:bookmarkEnd w:id="142"/>
      <w:bookmarkEnd w:id="143"/>
    </w:p>
    <w:p w:rsidR="002279F9" w:rsidRDefault="002279F9" w:rsidP="002279F9">
      <w:r>
        <w:t xml:space="preserve">The Reporting Services provider (added in v1.2.0) will work with the print labels included with Arena’s Check-In system out of the box.  It integrates this functionality by passing the </w:t>
      </w:r>
      <w:proofErr w:type="spellStart"/>
      <w:r>
        <w:t>OccurrenceAttendanceID</w:t>
      </w:r>
      <w:proofErr w:type="spellEnd"/>
      <w:r>
        <w:t xml:space="preserve"> created when an attendee checks into the system to Arena Check-</w:t>
      </w:r>
      <w:proofErr w:type="spellStart"/>
      <w:r>
        <w:t>In’s</w:t>
      </w:r>
      <w:proofErr w:type="spellEnd"/>
      <w:r>
        <w:t xml:space="preserve"> Reporting Services report.  Creating a custom label is as easy as copying the default Arena label and modifying it to fit your ministry needs.</w:t>
      </w:r>
    </w:p>
    <w:p w:rsidR="002279F9" w:rsidRDefault="002279F9" w:rsidP="002279F9"/>
    <w:p w:rsidR="002279F9" w:rsidRDefault="002279F9" w:rsidP="002279F9">
      <w:r>
        <w:t>To take advantage of this print provider</w:t>
      </w:r>
      <w:r w:rsidR="00DE74F0">
        <w:t xml:space="preserve"> simply set the appropriate module setting on the check-in wizard module configuration (see </w:t>
      </w:r>
      <w:r w:rsidR="00F9490E">
        <w:fldChar w:fldCharType="begin"/>
      </w:r>
      <w:r w:rsidR="00DE74F0">
        <w:instrText xml:space="preserve"> REF _Ref286871139 \h </w:instrText>
      </w:r>
      <w:r w:rsidR="00F9490E">
        <w:fldChar w:fldCharType="separate"/>
      </w:r>
      <w:r w:rsidR="00C52CC8">
        <w:t>Module Settings</w:t>
      </w:r>
      <w:r w:rsidR="00F9490E">
        <w:fldChar w:fldCharType="end"/>
      </w:r>
      <w:r w:rsidR="00DE74F0">
        <w:t>)</w:t>
      </w:r>
      <w:r>
        <w:t>.</w:t>
      </w:r>
    </w:p>
    <w:p w:rsidR="002279F9" w:rsidRDefault="002279F9" w:rsidP="002279F9"/>
    <w:p w:rsidR="002279F9" w:rsidRPr="00C522B8" w:rsidRDefault="002279F9" w:rsidP="002279F9">
      <w:r>
        <w:t>Additionally, you’ll need to set up some Labels that are tied to each Attendance Type.  From the Attendance Type List module, clicking on the “Labels” link will bring up the list of Labels associated with that Attendance Type.</w:t>
      </w:r>
    </w:p>
    <w:p w:rsidR="002279F9" w:rsidRPr="00251E45" w:rsidRDefault="002279F9" w:rsidP="002279F9"/>
    <w:p w:rsidR="002279F9" w:rsidRDefault="002279F9" w:rsidP="002279F9">
      <w:r>
        <w:rPr>
          <w:noProof/>
        </w:rPr>
        <w:drawing>
          <wp:inline distT="0" distB="0" distL="0" distR="0">
            <wp:extent cx="5577840" cy="492321"/>
            <wp:effectExtent l="19050" t="0" r="3810"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srcRect/>
                    <a:stretch>
                      <a:fillRect/>
                    </a:stretch>
                  </pic:blipFill>
                  <pic:spPr bwMode="auto">
                    <a:xfrm>
                      <a:off x="0" y="0"/>
                      <a:ext cx="5577840" cy="492321"/>
                    </a:xfrm>
                    <a:prstGeom prst="rect">
                      <a:avLst/>
                    </a:prstGeom>
                    <a:noFill/>
                    <a:ln w="9525">
                      <a:noFill/>
                      <a:miter lim="800000"/>
                      <a:headEnd/>
                      <a:tailEnd/>
                    </a:ln>
                  </pic:spPr>
                </pic:pic>
              </a:graphicData>
            </a:graphic>
          </wp:inline>
        </w:drawing>
      </w:r>
    </w:p>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p w:rsidR="002279F9" w:rsidRDefault="002279F9" w:rsidP="002279F9">
      <w:r>
        <w:lastRenderedPageBreak/>
        <w:t xml:space="preserve">When creating a new Label for an Attendance Type, you specify whether the print job should go to the Kiosk’s Default Printer or the Location’s Default Printer. </w:t>
      </w:r>
    </w:p>
    <w:p w:rsidR="002279F9" w:rsidRDefault="002279F9" w:rsidP="002279F9"/>
    <w:p w:rsidR="002279F9" w:rsidRDefault="002279F9" w:rsidP="002279F9">
      <w:pPr>
        <w:keepNext/>
      </w:pPr>
      <w:r>
        <w:rPr>
          <w:noProof/>
        </w:rPr>
        <w:drawing>
          <wp:inline distT="0" distB="0" distL="0" distR="0">
            <wp:extent cx="4319530" cy="1680786"/>
            <wp:effectExtent l="76200" t="38100" r="81020" b="14664"/>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srcRect/>
                    <a:stretch>
                      <a:fillRect/>
                    </a:stretch>
                  </pic:blipFill>
                  <pic:spPr bwMode="auto">
                    <a:xfrm>
                      <a:off x="0" y="0"/>
                      <a:ext cx="4312826" cy="1678178"/>
                    </a:xfrm>
                    <a:prstGeom prst="rect">
                      <a:avLst/>
                    </a:prstGeom>
                    <a:noFill/>
                    <a:ln w="9525">
                      <a:noFill/>
                      <a:miter lim="800000"/>
                      <a:headEnd/>
                      <a:tailEnd/>
                    </a:ln>
                    <a:effectLst>
                      <a:outerShdw blurRad="50800" sx="101000" sy="101000" algn="ctr" rotWithShape="0">
                        <a:prstClr val="black">
                          <a:alpha val="20000"/>
                        </a:prstClr>
                      </a:outerShdw>
                    </a:effectLst>
                  </pic:spPr>
                </pic:pic>
              </a:graphicData>
            </a:graphic>
          </wp:inline>
        </w:drawing>
      </w:r>
    </w:p>
    <w:p w:rsidR="002279F9" w:rsidRDefault="002279F9" w:rsidP="002279F9">
      <w:pPr>
        <w:pStyle w:val="Caption"/>
      </w:pPr>
      <w:r>
        <w:t xml:space="preserve">Figure </w:t>
      </w:r>
      <w:fldSimple w:instr=" SEQ Figure \* ARABIC ">
        <w:r w:rsidR="00C52CC8">
          <w:rPr>
            <w:noProof/>
          </w:rPr>
          <w:t>6</w:t>
        </w:r>
      </w:fldSimple>
      <w:r>
        <w:t xml:space="preserve"> - defining a label for an Attendance Type</w:t>
      </w:r>
    </w:p>
    <w:p w:rsidR="002279F9" w:rsidRDefault="002279F9" w:rsidP="002279F9"/>
    <w:p w:rsidR="002279F9" w:rsidRDefault="002279F9" w:rsidP="002279F9">
      <w:r>
        <w:t>As of version 1.3, the package also includes a few custom RDLs you can import into Reporting Services and use in place of the default Arena check-in labels:</w:t>
      </w:r>
    </w:p>
    <w:p w:rsidR="002279F9" w:rsidRDefault="002279F9" w:rsidP="002279F9"/>
    <w:p w:rsidR="002279F9" w:rsidRDefault="002279F9" w:rsidP="002279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00"/>
        <w:gridCol w:w="4500"/>
      </w:tblGrid>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7</w:t>
              </w:r>
            </w:fldSimple>
            <w:r>
              <w:t xml:space="preserve"> - ChildNamtag.rdl</w:t>
            </w:r>
          </w:p>
          <w:p w:rsidR="002279F9" w:rsidRDefault="002279F9" w:rsidP="00315C47"/>
        </w:tc>
        <w:tc>
          <w:tcPr>
            <w:tcW w:w="4500" w:type="dxa"/>
          </w:tcPr>
          <w:p w:rsidR="002279F9" w:rsidRDefault="002279F9" w:rsidP="00315C47">
            <w:pPr>
              <w:keepNext/>
            </w:pPr>
            <w:r>
              <w:rPr>
                <w:noProof/>
              </w:rPr>
              <w:drawing>
                <wp:inline distT="0" distB="0" distL="0" distR="0">
                  <wp:extent cx="2059940" cy="1828800"/>
                  <wp:effectExtent l="57150" t="57150" r="73660" b="38100"/>
                  <wp:docPr id="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8</w:t>
              </w:r>
            </w:fldSimple>
            <w:r>
              <w:t xml:space="preserve"> - Roster.rdl</w:t>
            </w:r>
          </w:p>
        </w:tc>
      </w:tr>
      <w:tr w:rsidR="002279F9" w:rsidTr="00315C47">
        <w:tc>
          <w:tcPr>
            <w:tcW w:w="4500" w:type="dxa"/>
          </w:tcPr>
          <w:p w:rsidR="002279F9" w:rsidRDefault="002279F9" w:rsidP="00315C47">
            <w:pPr>
              <w:keepNext/>
            </w:pPr>
            <w:r>
              <w:rPr>
                <w:noProof/>
              </w:rPr>
              <w:drawing>
                <wp:inline distT="0" distB="0" distL="0" distR="0">
                  <wp:extent cx="2059940" cy="1828800"/>
                  <wp:effectExtent l="57150" t="57150" r="73660" b="38100"/>
                  <wp:docPr id="4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9</w:t>
              </w:r>
            </w:fldSimple>
            <w:r>
              <w:t xml:space="preserve"> - ClaimTicket.rdl</w:t>
            </w:r>
          </w:p>
        </w:tc>
        <w:tc>
          <w:tcPr>
            <w:tcW w:w="4500" w:type="dxa"/>
          </w:tcPr>
          <w:p w:rsidR="002279F9" w:rsidRDefault="002279F9" w:rsidP="00315C47">
            <w:pPr>
              <w:keepNext/>
            </w:pPr>
            <w:r>
              <w:rPr>
                <w:noProof/>
              </w:rPr>
              <w:drawing>
                <wp:inline distT="0" distB="0" distL="0" distR="0">
                  <wp:extent cx="2059940" cy="1828800"/>
                  <wp:effectExtent l="57150" t="57150" r="73660" b="38100"/>
                  <wp:docPr id="4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cstate="print"/>
                          <a:srcRect/>
                          <a:stretch>
                            <a:fillRect/>
                          </a:stretch>
                        </pic:blipFill>
                        <pic:spPr bwMode="auto">
                          <a:xfrm>
                            <a:off x="0" y="0"/>
                            <a:ext cx="2059940" cy="1828800"/>
                          </a:xfrm>
                          <a:prstGeom prst="rect">
                            <a:avLst/>
                          </a:prstGeom>
                          <a:noFill/>
                          <a:ln w="9525">
                            <a:noFill/>
                            <a:miter lim="800000"/>
                            <a:headEnd/>
                            <a:tailEnd/>
                          </a:ln>
                          <a:effectLst>
                            <a:outerShdw blurRad="63500" sx="102000" sy="102000" algn="ctr" rotWithShape="0">
                              <a:prstClr val="black">
                                <a:alpha val="20000"/>
                              </a:prstClr>
                            </a:outerShdw>
                          </a:effectLst>
                        </pic:spPr>
                      </pic:pic>
                    </a:graphicData>
                  </a:graphic>
                </wp:inline>
              </w:drawing>
            </w:r>
          </w:p>
          <w:p w:rsidR="002279F9" w:rsidRDefault="002279F9" w:rsidP="00315C47">
            <w:pPr>
              <w:pStyle w:val="Caption"/>
            </w:pPr>
            <w:r>
              <w:t xml:space="preserve">Figure </w:t>
            </w:r>
            <w:fldSimple w:instr=" SEQ Figure \* ARABIC ">
              <w:r w:rsidR="00C52CC8">
                <w:rPr>
                  <w:noProof/>
                </w:rPr>
                <w:t>10</w:t>
              </w:r>
            </w:fldSimple>
            <w:r>
              <w:t xml:space="preserve"> - AdultNametag.rdl</w:t>
            </w:r>
          </w:p>
        </w:tc>
      </w:tr>
    </w:tbl>
    <w:p w:rsidR="002279F9" w:rsidRDefault="002279F9" w:rsidP="002279F9"/>
    <w:p w:rsidR="002279F9" w:rsidRDefault="002279F9" w:rsidP="002279F9">
      <w:pPr>
        <w:pStyle w:val="Heading1"/>
      </w:pPr>
      <w:bookmarkStart w:id="144" w:name="_Toc297628893"/>
      <w:r>
        <w:lastRenderedPageBreak/>
        <w:t>Installation &amp; First Time Setup</w:t>
      </w:r>
      <w:bookmarkEnd w:id="144"/>
    </w:p>
    <w:p w:rsidR="002279F9" w:rsidRPr="00A21BF7" w:rsidRDefault="002279F9" w:rsidP="002279F9">
      <w:r>
        <w:t>Unzip the CccevCheckinWizardPackage.zip to your desktop.  You will use the items inside the zip during the instructions below.  Also note the items listed in the Dependencies section of the Appendix.</w:t>
      </w:r>
    </w:p>
    <w:p w:rsidR="002279F9" w:rsidRDefault="002279F9" w:rsidP="002279F9">
      <w:pPr>
        <w:pStyle w:val="Heading2"/>
      </w:pPr>
      <w:bookmarkStart w:id="145" w:name="_Toc297628894"/>
      <w:r>
        <w:t>Pre Module Installation Steps</w:t>
      </w:r>
      <w:bookmarkEnd w:id="145"/>
    </w:p>
    <w:p w:rsidR="002279F9" w:rsidRDefault="002279F9" w:rsidP="002279F9">
      <w:r>
        <w:t>To install the Wizard you will need to execute the two SQL scripts found in the SQL folder:</w:t>
      </w:r>
    </w:p>
    <w:p w:rsidR="002279F9" w:rsidRDefault="002279F9" w:rsidP="002279F9"/>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cust_cccev_ckin_install_tablesAndProcs.sql</w:t>
      </w:r>
      <w:r>
        <w:t xml:space="preserve"> – Execute this script first.  It adds the required tables and stored procedures.</w:t>
      </w:r>
      <w:r>
        <w:br/>
      </w:r>
    </w:p>
    <w:p w:rsidR="002279F9" w:rsidRDefault="002279F9" w:rsidP="002279F9">
      <w:pPr>
        <w:pStyle w:val="ListParagraph"/>
        <w:numPr>
          <w:ilvl w:val="0"/>
          <w:numId w:val="40"/>
        </w:numPr>
      </w:pPr>
      <w:r>
        <w:rPr>
          <w:rFonts w:ascii="Courier New" w:hAnsi="Courier New" w:cs="Courier New"/>
          <w:color w:val="31849B" w:themeColor="accent5" w:themeShade="BF"/>
        </w:rPr>
        <w:t>cust_cccev_ckin_install_data.sql</w:t>
      </w:r>
      <w:r>
        <w:t xml:space="preserve"> – this script creates the necessary default data (Lookups, Person Attributes, Organization Settings, etc) used by the Check-in system.</w:t>
      </w:r>
      <w:r>
        <w:br/>
      </w:r>
    </w:p>
    <w:p w:rsidR="002279F9" w:rsidRDefault="002279F9" w:rsidP="002279F9">
      <w:pPr>
        <w:pStyle w:val="ListParagraph"/>
        <w:numPr>
          <w:ilvl w:val="0"/>
          <w:numId w:val="40"/>
        </w:numPr>
      </w:pPr>
      <w:r>
        <w:t>As the Global Admin, go to the Person Attributes “Check-In” group and grant the proper roles view/edit access to the following new attributes:</w:t>
      </w:r>
    </w:p>
    <w:p w:rsidR="002279F9" w:rsidRDefault="002279F9" w:rsidP="002279F9">
      <w:pPr>
        <w:pStyle w:val="ListParagraph"/>
        <w:numPr>
          <w:ilvl w:val="1"/>
          <w:numId w:val="40"/>
        </w:numPr>
      </w:pPr>
      <w:r>
        <w:t>Ability Level</w:t>
      </w:r>
    </w:p>
    <w:p w:rsidR="002279F9" w:rsidRDefault="002279F9" w:rsidP="002279F9">
      <w:pPr>
        <w:pStyle w:val="ListParagraph"/>
        <w:numPr>
          <w:ilvl w:val="1"/>
          <w:numId w:val="40"/>
        </w:numPr>
      </w:pPr>
      <w:r>
        <w:t>Special Needs?</w:t>
      </w:r>
    </w:p>
    <w:p w:rsidR="002279F9" w:rsidRPr="00733561" w:rsidRDefault="002279F9" w:rsidP="002279F9">
      <w:pPr>
        <w:pStyle w:val="ListParagraph"/>
        <w:numPr>
          <w:ilvl w:val="1"/>
          <w:numId w:val="40"/>
        </w:numPr>
      </w:pPr>
      <w:r>
        <w:t>Self Check-out?</w:t>
      </w:r>
    </w:p>
    <w:p w:rsidR="002279F9" w:rsidRDefault="002279F9" w:rsidP="002279F9">
      <w:pPr>
        <w:pStyle w:val="Heading2"/>
      </w:pPr>
      <w:bookmarkStart w:id="146" w:name="_Toc297628895"/>
      <w:r>
        <w:t>Check-In Wizard Module Installation Steps</w:t>
      </w:r>
      <w:bookmarkEnd w:id="146"/>
    </w:p>
    <w:p w:rsidR="002279F9" w:rsidRDefault="002279F9" w:rsidP="002279F9">
      <w:pPr>
        <w:pStyle w:val="ListParagraph"/>
        <w:numPr>
          <w:ilvl w:val="0"/>
          <w:numId w:val="39"/>
        </w:numPr>
      </w:pPr>
      <w:r>
        <w:t>Import the CheckinWizard_Page.xml as a child page under your main Arena Check-In page.</w:t>
      </w:r>
    </w:p>
    <w:p w:rsidR="002279F9" w:rsidRDefault="002279F9" w:rsidP="002279F9">
      <w:pPr>
        <w:pStyle w:val="ListParagraph"/>
      </w:pPr>
    </w:p>
    <w:p w:rsidR="002279F9" w:rsidRDefault="002279F9" w:rsidP="002279F9">
      <w:pPr>
        <w:pStyle w:val="ListParagraph"/>
        <w:numPr>
          <w:ilvl w:val="0"/>
          <w:numId w:val="39"/>
        </w:numPr>
      </w:pPr>
      <w:r>
        <w:t xml:space="preserve">Next, change the Check-In Wizard page to use </w:t>
      </w:r>
      <w:r w:rsidR="00E84634">
        <w:t xml:space="preserve">the </w:t>
      </w:r>
      <w:r>
        <w:t>new blank template</w:t>
      </w:r>
      <w:r w:rsidR="00E84634">
        <w:t xml:space="preserve"> that was installed called “Check-in Wizard Blank Template”</w:t>
      </w:r>
      <w:r>
        <w:t>.</w:t>
      </w:r>
    </w:p>
    <w:p w:rsidR="002279F9" w:rsidRDefault="002279F9" w:rsidP="002279F9">
      <w:pPr>
        <w:pStyle w:val="ListParagraph"/>
      </w:pPr>
    </w:p>
    <w:p w:rsidR="002279F9" w:rsidRDefault="002279F9" w:rsidP="002279F9">
      <w:pPr>
        <w:pStyle w:val="ListParagraph"/>
        <w:numPr>
          <w:ilvl w:val="0"/>
          <w:numId w:val="39"/>
        </w:numPr>
      </w:pPr>
      <w:r>
        <w:t xml:space="preserve">Make a note of this </w:t>
      </w:r>
      <w:proofErr w:type="spellStart"/>
      <w:r>
        <w:t>pageID</w:t>
      </w:r>
      <w:proofErr w:type="spellEnd"/>
      <w:r>
        <w:t xml:space="preserve"> as you will point your kiosks to this page later.</w:t>
      </w:r>
    </w:p>
    <w:p w:rsidR="002279F9" w:rsidRDefault="002279F9" w:rsidP="002279F9">
      <w:pPr>
        <w:pStyle w:val="ListParagraph"/>
      </w:pPr>
    </w:p>
    <w:p w:rsidR="002279F9" w:rsidRDefault="002279F9" w:rsidP="002279F9">
      <w:pPr>
        <w:pStyle w:val="ListParagraph"/>
        <w:numPr>
          <w:ilvl w:val="0"/>
          <w:numId w:val="39"/>
        </w:numPr>
      </w:pPr>
      <w:r>
        <w:t xml:space="preserve">This is a not a redundant step: import the CheckInWizard_Page.xml modules under your Arena </w:t>
      </w:r>
      <w:r w:rsidRPr="00FD020D">
        <w:rPr>
          <w:b/>
        </w:rPr>
        <w:t>Modules</w:t>
      </w:r>
      <w:r>
        <w:t xml:space="preserve"> area. Doing this will define additional modules that were not automatically defined during step 1.</w:t>
      </w:r>
    </w:p>
    <w:p w:rsidR="002279F9" w:rsidRDefault="002279F9" w:rsidP="002279F9">
      <w:pPr>
        <w:pStyle w:val="ListParagraph"/>
      </w:pPr>
    </w:p>
    <w:p w:rsidR="002279F9" w:rsidRDefault="002279F9" w:rsidP="002279F9">
      <w:pPr>
        <w:pStyle w:val="ListParagraph"/>
        <w:numPr>
          <w:ilvl w:val="0"/>
          <w:numId w:val="39"/>
        </w:numPr>
      </w:pPr>
      <w:r>
        <w:t xml:space="preserve">(Optional) Setup the modules discussed in the section called </w:t>
      </w:r>
      <w:fldSimple w:instr=" REF _Ref246139745 \h  \* MERGEFORMAT ">
        <w:r w:rsidR="0057391E" w:rsidRPr="0057391E">
          <w:rPr>
            <w:i/>
          </w:rPr>
          <w:t>Other Custom Administrative Modules</w:t>
        </w:r>
      </w:fldSimple>
      <w:r>
        <w:rPr>
          <w:i/>
        </w:rPr>
        <w:t xml:space="preserve"> </w:t>
      </w:r>
      <w:r>
        <w:t xml:space="preserve">(pg </w:t>
      </w:r>
      <w:r w:rsidR="00F9490E">
        <w:fldChar w:fldCharType="begin"/>
      </w:r>
      <w:r>
        <w:instrText xml:space="preserve"> PAGEREF _Ref246139745 \h </w:instrText>
      </w:r>
      <w:r w:rsidR="00F9490E">
        <w:fldChar w:fldCharType="separate"/>
      </w:r>
      <w:r w:rsidR="00C52CC8">
        <w:rPr>
          <w:noProof/>
        </w:rPr>
        <w:t>31</w:t>
      </w:r>
      <w:r w:rsidR="00F9490E">
        <w:fldChar w:fldCharType="end"/>
      </w:r>
      <w:r>
        <w:t>).</w:t>
      </w:r>
    </w:p>
    <w:p w:rsidR="002279F9" w:rsidRDefault="002279F9" w:rsidP="002279F9">
      <w:pPr>
        <w:pStyle w:val="ListParagraph"/>
      </w:pPr>
    </w:p>
    <w:p w:rsidR="002279F9" w:rsidRDefault="002279F9" w:rsidP="002279F9">
      <w:pPr>
        <w:pStyle w:val="ListParagraph"/>
        <w:numPr>
          <w:ilvl w:val="0"/>
          <w:numId w:val="39"/>
        </w:numPr>
      </w:pPr>
      <w:r>
        <w:t>Setup the Check-In Wizard module settings as needed.  These settings are described below.</w:t>
      </w:r>
    </w:p>
    <w:p w:rsidR="002279F9" w:rsidRDefault="002279F9" w:rsidP="00087617">
      <w:pPr>
        <w:pStyle w:val="Heading2"/>
        <w:pageBreakBefore/>
        <w:pPrChange w:id="147" w:author="Nick Airdo" w:date="2011-10-28T08:40:00Z">
          <w:pPr>
            <w:pStyle w:val="Heading2"/>
          </w:pPr>
        </w:pPrChange>
      </w:pPr>
      <w:bookmarkStart w:id="148" w:name="_Ref286871139"/>
      <w:bookmarkStart w:id="149" w:name="_Ref286871297"/>
      <w:bookmarkStart w:id="150" w:name="_Toc297628896"/>
      <w:r>
        <w:lastRenderedPageBreak/>
        <w:t>Module Settings</w:t>
      </w:r>
      <w:bookmarkEnd w:id="148"/>
      <w:bookmarkEnd w:id="149"/>
      <w:bookmarkEnd w:id="150"/>
    </w:p>
    <w:p w:rsidR="002279F9" w:rsidRDefault="002279F9" w:rsidP="002279F9">
      <w:r>
        <w:t>There are many configuration settings to help you control the behavior of the check-in system to match your church’s needs, however the system has many default values so you can get your system working without a lot of additional configuration.</w:t>
      </w:r>
    </w:p>
    <w:p w:rsidR="002279F9" w:rsidRDefault="002279F9" w:rsidP="002279F9"/>
    <w:tbl>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Change w:id="151" w:author="Nick Airdo" w:date="2011-10-28T08:33:00Z">
          <w:tblPr>
            <w:tblStyle w:val="LightList-Accent3"/>
            <w:tblW w:w="8370" w:type="dxa"/>
            <w:tblInd w:w="558" w:type="dxa"/>
            <w:tblBorders>
              <w:insideH w:val="single" w:sz="6" w:space="0" w:color="9BBB59" w:themeColor="accent3"/>
              <w:insideV w:val="single" w:sz="6" w:space="0" w:color="9BBB59" w:themeColor="accent3"/>
            </w:tblBorders>
            <w:tblLayout w:type="fixed"/>
            <w:tblLook w:val="0620"/>
          </w:tblPr>
        </w:tblPrChange>
      </w:tblPr>
      <w:tblGrid>
        <w:gridCol w:w="3600"/>
        <w:gridCol w:w="4770"/>
        <w:tblGridChange w:id="152">
          <w:tblGrid>
            <w:gridCol w:w="3600"/>
            <w:gridCol w:w="4770"/>
          </w:tblGrid>
        </w:tblGridChange>
      </w:tblGrid>
      <w:tr w:rsidR="002279F9" w:rsidRPr="00A24FB6" w:rsidTr="00152A52">
        <w:trPr>
          <w:cnfStyle w:val="100000000000"/>
          <w:cantSplit/>
          <w:tblHeader/>
          <w:trPrChange w:id="153" w:author="Nick Airdo" w:date="2011-10-28T08:33:00Z">
            <w:trPr>
              <w:cantSplit/>
              <w:tblHeader/>
            </w:trPr>
          </w:trPrChange>
        </w:trPr>
        <w:tc>
          <w:tcPr>
            <w:tcW w:w="3600" w:type="dxa"/>
            <w:tcBorders>
              <w:bottom w:val="single" w:sz="6" w:space="0" w:color="9BBB59" w:themeColor="accent3"/>
            </w:tcBorders>
            <w:tcPrChange w:id="154" w:author="Nick Airdo" w:date="2011-10-28T08:33:00Z">
              <w:tcPr>
                <w:tcW w:w="3600" w:type="dxa"/>
              </w:tcPr>
            </w:tcPrChange>
          </w:tcPr>
          <w:p w:rsidR="002279F9" w:rsidRPr="00A24FB6" w:rsidRDefault="002279F9" w:rsidP="00315C47">
            <w:pPr>
              <w:cnfStyle w:val="100000000000"/>
              <w:rPr>
                <w:sz w:val="18"/>
                <w:szCs w:val="20"/>
              </w:rPr>
            </w:pPr>
            <w:r w:rsidRPr="00A24FB6">
              <w:rPr>
                <w:sz w:val="18"/>
                <w:szCs w:val="20"/>
              </w:rPr>
              <w:t>Setting</w:t>
            </w:r>
          </w:p>
        </w:tc>
        <w:tc>
          <w:tcPr>
            <w:tcW w:w="4770" w:type="dxa"/>
            <w:tcBorders>
              <w:bottom w:val="single" w:sz="6" w:space="0" w:color="9BBB59" w:themeColor="accent3"/>
            </w:tcBorders>
            <w:tcPrChange w:id="155" w:author="Nick Airdo" w:date="2011-10-28T08:33:00Z">
              <w:tcPr>
                <w:tcW w:w="4770" w:type="dxa"/>
              </w:tcPr>
            </w:tcPrChange>
          </w:tcPr>
          <w:p w:rsidR="002279F9" w:rsidRPr="00A24FB6" w:rsidRDefault="002279F9" w:rsidP="00315C47">
            <w:pPr>
              <w:cnfStyle w:val="100000000000"/>
              <w:rPr>
                <w:sz w:val="18"/>
                <w:szCs w:val="20"/>
              </w:rPr>
            </w:pPr>
            <w:r w:rsidRPr="00A24FB6">
              <w:rPr>
                <w:sz w:val="18"/>
                <w:szCs w:val="20"/>
              </w:rPr>
              <w:t>Description</w:t>
            </w:r>
          </w:p>
        </w:tc>
      </w:tr>
      <w:tr w:rsidR="00152A52" w:rsidRPr="00A24FB6" w:rsidTr="00152A52">
        <w:trPr>
          <w:cantSplit/>
          <w:trPrChange w:id="156" w:author="Nick Airdo" w:date="2011-10-28T08:33:00Z">
            <w:trPr>
              <w:cantSplit/>
            </w:trPr>
          </w:trPrChange>
        </w:trPr>
        <w:tc>
          <w:tcPr>
            <w:tcW w:w="3600" w:type="dxa"/>
            <w:tcBorders>
              <w:top w:val="single" w:sz="6" w:space="0" w:color="9BBB59" w:themeColor="accent3"/>
              <w:bottom w:val="single" w:sz="6" w:space="0" w:color="9BBB59" w:themeColor="accent3"/>
            </w:tcBorders>
            <w:shd w:val="clear" w:color="auto" w:fill="D6E3BC" w:themeFill="accent3" w:themeFillTint="66"/>
            <w:tcPrChange w:id="157" w:author="Nick Airdo" w:date="2011-10-28T08:33:00Z">
              <w:tcPr>
                <w:tcW w:w="3600" w:type="dxa"/>
              </w:tcPr>
            </w:tcPrChange>
          </w:tcPr>
          <w:p w:rsidR="00152A52" w:rsidRPr="00152A52" w:rsidRDefault="00152A52" w:rsidP="00315C47">
            <w:pPr>
              <w:rPr>
                <w:b/>
                <w:sz w:val="18"/>
                <w:szCs w:val="20"/>
                <w:rPrChange w:id="158" w:author="Nick Airdo" w:date="2011-10-28T08:32:00Z">
                  <w:rPr>
                    <w:sz w:val="18"/>
                    <w:szCs w:val="20"/>
                  </w:rPr>
                </w:rPrChange>
              </w:rPr>
            </w:pPr>
            <w:r w:rsidRPr="00152A52">
              <w:rPr>
                <w:b/>
                <w:sz w:val="18"/>
                <w:szCs w:val="20"/>
                <w:rPrChange w:id="159" w:author="Nick Airdo" w:date="2011-10-28T08:32:00Z">
                  <w:rPr>
                    <w:sz w:val="18"/>
                    <w:szCs w:val="20"/>
                  </w:rPr>
                </w:rPrChange>
              </w:rPr>
              <w:t>General Settings</w:t>
            </w:r>
          </w:p>
        </w:tc>
        <w:tc>
          <w:tcPr>
            <w:tcW w:w="4770" w:type="dxa"/>
            <w:tcBorders>
              <w:top w:val="single" w:sz="6" w:space="0" w:color="9BBB59" w:themeColor="accent3"/>
              <w:bottom w:val="single" w:sz="6" w:space="0" w:color="9BBB59" w:themeColor="accent3"/>
            </w:tcBorders>
            <w:shd w:val="clear" w:color="auto" w:fill="D6E3BC" w:themeFill="accent3" w:themeFillTint="66"/>
            <w:tcPrChange w:id="160" w:author="Nick Airdo" w:date="2011-10-28T08:33:00Z">
              <w:tcPr>
                <w:tcW w:w="4770" w:type="dxa"/>
              </w:tcPr>
            </w:tcPrChange>
          </w:tcPr>
          <w:p w:rsidR="00152A52" w:rsidRDefault="00152A52" w:rsidP="00315C47">
            <w:pPr>
              <w:rPr>
                <w:sz w:val="18"/>
                <w:szCs w:val="20"/>
              </w:rPr>
            </w:pPr>
          </w:p>
        </w:tc>
      </w:tr>
      <w:tr w:rsidR="002279F9" w:rsidRPr="00A24FB6" w:rsidTr="00152A52">
        <w:trPr>
          <w:cantSplit/>
          <w:trPrChange w:id="161" w:author="Nick Airdo" w:date="2011-10-28T08:33:00Z">
            <w:trPr>
              <w:cantSplit/>
            </w:trPr>
          </w:trPrChange>
        </w:trPr>
        <w:tc>
          <w:tcPr>
            <w:tcW w:w="3600" w:type="dxa"/>
            <w:tcBorders>
              <w:top w:val="single" w:sz="6" w:space="0" w:color="9BBB59" w:themeColor="accent3"/>
            </w:tcBorders>
            <w:tcPrChange w:id="162" w:author="Nick Airdo" w:date="2011-10-28T08:33:00Z">
              <w:tcPr>
                <w:tcW w:w="3600" w:type="dxa"/>
              </w:tcPr>
            </w:tcPrChange>
          </w:tcPr>
          <w:p w:rsidR="002279F9" w:rsidRPr="00A24FB6" w:rsidRDefault="002279F9" w:rsidP="00315C47">
            <w:pPr>
              <w:rPr>
                <w:sz w:val="18"/>
                <w:szCs w:val="20"/>
              </w:rPr>
            </w:pPr>
            <w:r w:rsidRPr="00A24FB6">
              <w:rPr>
                <w:sz w:val="18"/>
                <w:szCs w:val="20"/>
              </w:rPr>
              <w:t>Ability Level Attribute</w:t>
            </w:r>
          </w:p>
        </w:tc>
        <w:tc>
          <w:tcPr>
            <w:tcW w:w="4770" w:type="dxa"/>
            <w:tcBorders>
              <w:top w:val="single" w:sz="6" w:space="0" w:color="9BBB59" w:themeColor="accent3"/>
            </w:tcBorders>
            <w:tcPrChange w:id="163" w:author="Nick Airdo" w:date="2011-10-28T08:33:00Z">
              <w:tcPr>
                <w:tcW w:w="4770" w:type="dxa"/>
              </w:tcPr>
            </w:tcPrChange>
          </w:tcPr>
          <w:p w:rsidR="002279F9" w:rsidRPr="00A24FB6" w:rsidRDefault="002279F9" w:rsidP="00315C47">
            <w:pPr>
              <w:rPr>
                <w:sz w:val="18"/>
                <w:szCs w:val="20"/>
              </w:rPr>
            </w:pPr>
            <w:r>
              <w:rPr>
                <w:sz w:val="18"/>
                <w:szCs w:val="20"/>
              </w:rPr>
              <w:t>S</w:t>
            </w:r>
            <w:r w:rsidRPr="00A24FB6">
              <w:rPr>
                <w:sz w:val="18"/>
                <w:szCs w:val="20"/>
              </w:rPr>
              <w:t>et t</w:t>
            </w:r>
            <w:r>
              <w:rPr>
                <w:sz w:val="18"/>
                <w:szCs w:val="20"/>
              </w:rPr>
              <w:t xml:space="preserve">his to be the Person </w:t>
            </w:r>
            <w:r w:rsidRPr="00716A92">
              <w:rPr>
                <w:b/>
                <w:sz w:val="18"/>
                <w:szCs w:val="20"/>
              </w:rPr>
              <w:t>Attribute</w:t>
            </w:r>
            <w:r>
              <w:rPr>
                <w:sz w:val="18"/>
                <w:szCs w:val="20"/>
              </w:rPr>
              <w:t xml:space="preserve"> </w:t>
            </w:r>
            <w:r w:rsidRPr="00A24FB6">
              <w:rPr>
                <w:sz w:val="18"/>
                <w:szCs w:val="20"/>
              </w:rPr>
              <w:t>that holds a person’s ability level.</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Ability Level Lookup Type</w:t>
            </w:r>
          </w:p>
        </w:tc>
        <w:tc>
          <w:tcPr>
            <w:tcW w:w="4770" w:type="dxa"/>
          </w:tcPr>
          <w:p w:rsidR="002279F9" w:rsidRPr="00A24FB6" w:rsidRDefault="002279F9" w:rsidP="00315C47">
            <w:pPr>
              <w:rPr>
                <w:sz w:val="18"/>
                <w:szCs w:val="20"/>
              </w:rPr>
            </w:pPr>
            <w:r w:rsidRPr="00A24FB6">
              <w:rPr>
                <w:sz w:val="18"/>
                <w:szCs w:val="20"/>
              </w:rPr>
              <w:t xml:space="preserve">Set this to be the </w:t>
            </w:r>
            <w:r w:rsidRPr="00716A92">
              <w:rPr>
                <w:b/>
                <w:sz w:val="18"/>
                <w:szCs w:val="20"/>
              </w:rPr>
              <w:t>Lookup Type</w:t>
            </w:r>
            <w:r w:rsidRPr="00A24FB6">
              <w:rPr>
                <w:sz w:val="18"/>
                <w:szCs w:val="20"/>
              </w:rPr>
              <w:t xml:space="preserve"> that contains all the ability levels you want to use in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Allow Scan By Phone</w:t>
            </w:r>
          </w:p>
        </w:tc>
        <w:tc>
          <w:tcPr>
            <w:tcW w:w="4770" w:type="dxa"/>
          </w:tcPr>
          <w:p w:rsidR="002279F9" w:rsidRPr="00A24FB6" w:rsidRDefault="002279F9" w:rsidP="00315C47">
            <w:pPr>
              <w:rPr>
                <w:sz w:val="18"/>
                <w:szCs w:val="20"/>
              </w:rPr>
            </w:pPr>
            <w:r w:rsidRPr="00A24FB6">
              <w:rPr>
                <w:sz w:val="18"/>
                <w:szCs w:val="20"/>
              </w:rPr>
              <w:t>This controls whether or not you can search by phone number.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Asynchronous Timeout Error Message</w:t>
            </w:r>
          </w:p>
        </w:tc>
        <w:tc>
          <w:tcPr>
            <w:tcW w:w="4770" w:type="dxa"/>
          </w:tcPr>
          <w:p w:rsidR="002279F9" w:rsidRPr="00A24FB6" w:rsidRDefault="002279F9" w:rsidP="00315C47">
            <w:pPr>
              <w:rPr>
                <w:sz w:val="18"/>
                <w:szCs w:val="20"/>
              </w:rPr>
            </w:pPr>
            <w:r w:rsidRPr="00A24FB6">
              <w:rPr>
                <w:sz w:val="18"/>
                <w:szCs w:val="20"/>
              </w:rPr>
              <w:t>The message to display if the client browser (kiosk) is unable to contact the server.</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Cancel/Confirm</w:t>
            </w:r>
          </w:p>
        </w:tc>
        <w:tc>
          <w:tcPr>
            <w:tcW w:w="4770" w:type="dxa"/>
          </w:tcPr>
          <w:p w:rsidR="002279F9" w:rsidRPr="00A24FB6" w:rsidRDefault="002279F9" w:rsidP="00315C47">
            <w:pPr>
              <w:rPr>
                <w:sz w:val="18"/>
                <w:szCs w:val="20"/>
              </w:rPr>
            </w:pPr>
            <w:r w:rsidRPr="00A24FB6">
              <w:rPr>
                <w:sz w:val="18"/>
                <w:szCs w:val="20"/>
              </w:rPr>
              <w:t>Controls whether or not the system will perform auto-cancel and auto-confirm if the user stops interacting with the kiosk.</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(Long)</w:t>
            </w:r>
          </w:p>
        </w:tc>
        <w:tc>
          <w:tcPr>
            <w:tcW w:w="4770" w:type="dxa"/>
          </w:tcPr>
          <w:p w:rsidR="002279F9" w:rsidRPr="00A24FB6" w:rsidRDefault="002279F9" w:rsidP="00315C47">
            <w:pPr>
              <w:rPr>
                <w:sz w:val="18"/>
                <w:szCs w:val="20"/>
              </w:rPr>
            </w:pPr>
            <w:r w:rsidRPr="00A24FB6">
              <w:rPr>
                <w:sz w:val="18"/>
                <w:szCs w:val="20"/>
              </w:rPr>
              <w:t>Time in seconds for the page to reload/reset if left inactive.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Auto Refresh Time (short)</w:t>
            </w:r>
          </w:p>
        </w:tc>
        <w:tc>
          <w:tcPr>
            <w:tcW w:w="4770" w:type="dxa"/>
          </w:tcPr>
          <w:p w:rsidR="002279F9" w:rsidRPr="00A24FB6" w:rsidRDefault="002279F9" w:rsidP="00315C47">
            <w:pPr>
              <w:rPr>
                <w:sz w:val="18"/>
                <w:szCs w:val="20"/>
              </w:rPr>
            </w:pPr>
            <w:r w:rsidRPr="00A24FB6">
              <w:rPr>
                <w:sz w:val="18"/>
                <w:szCs w:val="20"/>
              </w:rPr>
              <w:t>Time in seconds for the system to auto cancel/confirm if no response is received.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Background Image Relative Path</w:t>
            </w:r>
          </w:p>
        </w:tc>
        <w:tc>
          <w:tcPr>
            <w:tcW w:w="4770" w:type="dxa"/>
          </w:tcPr>
          <w:p w:rsidR="002279F9" w:rsidRPr="00A24FB6" w:rsidRDefault="002279F9" w:rsidP="00315C47">
            <w:pPr>
              <w:rPr>
                <w:sz w:val="18"/>
                <w:szCs w:val="20"/>
              </w:rPr>
            </w:pPr>
            <w:r w:rsidRPr="00A24FB6">
              <w:rPr>
                <w:sz w:val="18"/>
                <w:szCs w:val="20"/>
              </w:rPr>
              <w:t>Relative path for the init screen’s background image.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Bad Kiosk Message</w:t>
            </w:r>
          </w:p>
        </w:tc>
        <w:tc>
          <w:tcPr>
            <w:tcW w:w="4770" w:type="dxa"/>
          </w:tcPr>
          <w:p w:rsidR="002279F9" w:rsidRPr="00A24FB6" w:rsidRDefault="002279F9" w:rsidP="00315C47">
            <w:pPr>
              <w:rPr>
                <w:sz w:val="18"/>
                <w:szCs w:val="20"/>
              </w:rPr>
            </w:pPr>
            <w:r w:rsidRPr="00A24FB6">
              <w:rPr>
                <w:sz w:val="18"/>
                <w:szCs w:val="20"/>
              </w:rPr>
              <w:t>Message to display if an unregistered kiosk attempts to access/use the Check-In Wizard.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CSS Relative Path</w:t>
            </w:r>
          </w:p>
        </w:tc>
        <w:tc>
          <w:tcPr>
            <w:tcW w:w="4770" w:type="dxa"/>
          </w:tcPr>
          <w:p w:rsidR="002279F9" w:rsidRPr="00A24FB6" w:rsidRDefault="002279F9" w:rsidP="00315C47">
            <w:pPr>
              <w:rPr>
                <w:sz w:val="18"/>
                <w:szCs w:val="20"/>
              </w:rPr>
            </w:pPr>
            <w:r w:rsidRPr="00A24FB6">
              <w:rPr>
                <w:sz w:val="18"/>
                <w:szCs w:val="20"/>
              </w:rPr>
              <w:t>Relative path to custom CSS file for Check-In module.</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Event is Closed Message</w:t>
            </w:r>
          </w:p>
        </w:tc>
        <w:tc>
          <w:tcPr>
            <w:tcW w:w="4770" w:type="dxa"/>
          </w:tcPr>
          <w:p w:rsidR="002279F9" w:rsidRPr="00A24FB6" w:rsidRDefault="002279F9" w:rsidP="00315C47">
            <w:pPr>
              <w:rPr>
                <w:sz w:val="18"/>
                <w:szCs w:val="20"/>
              </w:rPr>
            </w:pPr>
            <w:r w:rsidRPr="00A24FB6">
              <w:rPr>
                <w:sz w:val="18"/>
                <w:szCs w:val="20"/>
              </w:rPr>
              <w:t>Message that is displayed on the kiosk when there are no open/active check-in occurrences.</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Family Registration Page</w:t>
            </w:r>
          </w:p>
        </w:tc>
        <w:tc>
          <w:tcPr>
            <w:tcW w:w="4770" w:type="dxa"/>
          </w:tcPr>
          <w:p w:rsidR="002279F9" w:rsidRPr="00A24FB6" w:rsidRDefault="002279F9" w:rsidP="00315C47">
            <w:pPr>
              <w:rPr>
                <w:sz w:val="18"/>
                <w:szCs w:val="20"/>
              </w:rPr>
            </w:pPr>
            <w:r>
              <w:rPr>
                <w:sz w:val="18"/>
                <w:szCs w:val="20"/>
              </w:rPr>
              <w:t xml:space="preserve">Page setting to integrate High Desert Church’s Family Registration Module into the Check-In Wizard.  If this is set to a page in Arena, pressing CTRL-SHIFT-R from within the Wizard will redirect to the configured page. </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Ignore Check-In Start</w:t>
            </w:r>
          </w:p>
        </w:tc>
        <w:tc>
          <w:tcPr>
            <w:tcW w:w="4770" w:type="dxa"/>
          </w:tcPr>
          <w:p w:rsidR="002279F9" w:rsidRPr="00A24FB6" w:rsidRDefault="002279F9" w:rsidP="00315C47">
            <w:pPr>
              <w:rPr>
                <w:sz w:val="18"/>
                <w:szCs w:val="20"/>
              </w:rPr>
            </w:pPr>
            <w:r>
              <w:rPr>
                <w:sz w:val="18"/>
                <w:szCs w:val="20"/>
              </w:rPr>
              <w:t>If checked, this setting will allow members to check into services whose check-in start time has not occurred yet.  Useful if members need to check their children into the service that they are attending as well as the service that they are volunteering at.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Kiosk Management Page</w:t>
            </w:r>
          </w:p>
        </w:tc>
        <w:tc>
          <w:tcPr>
            <w:tcW w:w="4770" w:type="dxa"/>
          </w:tcPr>
          <w:p w:rsidR="002279F9" w:rsidRPr="00A24FB6" w:rsidRDefault="002279F9" w:rsidP="00315C47">
            <w:pPr>
              <w:rPr>
                <w:sz w:val="18"/>
                <w:szCs w:val="20"/>
              </w:rPr>
            </w:pPr>
            <w:r>
              <w:rPr>
                <w:sz w:val="18"/>
                <w:szCs w:val="20"/>
              </w:rPr>
              <w:t xml:space="preserve">A page containing the </w:t>
            </w:r>
            <w:proofErr w:type="spellStart"/>
            <w:r>
              <w:rPr>
                <w:sz w:val="18"/>
                <w:szCs w:val="20"/>
              </w:rPr>
              <w:t>KioskAdmin</w:t>
            </w:r>
            <w:proofErr w:type="spellEnd"/>
            <w:r>
              <w:rPr>
                <w:sz w:val="18"/>
                <w:szCs w:val="20"/>
              </w:rPr>
              <w:t xml:space="preserve"> module which allows a kiosk to be registered with Arena and/or some details about the kiosk to be edited.  Pressing CTRL-SHIFT-M from within the Wizard will redirect to the configured page.  This is useful when setting up (or registering) new kiosks.</w:t>
            </w:r>
          </w:p>
        </w:tc>
      </w:tr>
      <w:tr w:rsidR="00B81703" w:rsidRPr="00A24FB6" w:rsidTr="00315C47">
        <w:trPr>
          <w:cantSplit/>
        </w:trPr>
        <w:tc>
          <w:tcPr>
            <w:tcW w:w="3600" w:type="dxa"/>
          </w:tcPr>
          <w:p w:rsidR="00B81703" w:rsidRPr="00A24FB6" w:rsidRDefault="00B81703" w:rsidP="00315C47">
            <w:pPr>
              <w:rPr>
                <w:sz w:val="18"/>
                <w:szCs w:val="20"/>
              </w:rPr>
            </w:pPr>
            <w:r>
              <w:rPr>
                <w:sz w:val="18"/>
                <w:szCs w:val="20"/>
              </w:rPr>
              <w:t>Label Print Provider</w:t>
            </w:r>
          </w:p>
        </w:tc>
        <w:tc>
          <w:tcPr>
            <w:tcW w:w="4770" w:type="dxa"/>
          </w:tcPr>
          <w:p w:rsidR="00B81703" w:rsidRPr="00A24FB6" w:rsidRDefault="00B81703" w:rsidP="00315C47">
            <w:pPr>
              <w:rPr>
                <w:sz w:val="18"/>
                <w:szCs w:val="20"/>
              </w:rPr>
            </w:pPr>
            <w:r>
              <w:rPr>
                <w:sz w:val="18"/>
                <w:szCs w:val="20"/>
              </w:rPr>
              <w:t>Controls which print label provider will be used when printing check-in labels.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Hours</w:t>
            </w:r>
          </w:p>
        </w:tc>
        <w:tc>
          <w:tcPr>
            <w:tcW w:w="4770" w:type="dxa"/>
          </w:tcPr>
          <w:p w:rsidR="002279F9" w:rsidRPr="00A24FB6" w:rsidRDefault="002279F9" w:rsidP="00315C47">
            <w:pPr>
              <w:rPr>
                <w:sz w:val="18"/>
                <w:szCs w:val="20"/>
              </w:rPr>
            </w:pPr>
            <w:r w:rsidRPr="00A24FB6">
              <w:rPr>
                <w:sz w:val="18"/>
                <w:szCs w:val="20"/>
              </w:rPr>
              <w:t>Number of hours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Look Ahead Minutes</w:t>
            </w:r>
          </w:p>
        </w:tc>
        <w:tc>
          <w:tcPr>
            <w:tcW w:w="4770" w:type="dxa"/>
          </w:tcPr>
          <w:p w:rsidR="002279F9" w:rsidRPr="00A24FB6" w:rsidRDefault="002279F9" w:rsidP="00315C47">
            <w:pPr>
              <w:rPr>
                <w:sz w:val="18"/>
                <w:szCs w:val="20"/>
              </w:rPr>
            </w:pPr>
            <w:r w:rsidRPr="00A24FB6">
              <w:rPr>
                <w:sz w:val="18"/>
                <w:szCs w:val="20"/>
              </w:rPr>
              <w:t>Combined with the previous setting, the number of minutes the check-in system should look ahead for occurrences.</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lastRenderedPageBreak/>
              <w:t>Max Ability Level Age</w:t>
            </w:r>
          </w:p>
        </w:tc>
        <w:tc>
          <w:tcPr>
            <w:tcW w:w="4770" w:type="dxa"/>
          </w:tcPr>
          <w:p w:rsidR="002279F9" w:rsidRPr="00A24FB6" w:rsidRDefault="002279F9" w:rsidP="00315C47">
            <w:pPr>
              <w:rPr>
                <w:sz w:val="18"/>
                <w:szCs w:val="20"/>
              </w:rPr>
            </w:pPr>
            <w:r w:rsidRPr="00A24FB6">
              <w:rPr>
                <w:sz w:val="18"/>
                <w:szCs w:val="20"/>
              </w:rPr>
              <w:t>Once a child reaches this age, the ability level selection screen will not be shown and the child will be automatically recorded at the max ability level.</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Minimum Phone Number Length</w:t>
            </w:r>
          </w:p>
        </w:tc>
        <w:tc>
          <w:tcPr>
            <w:tcW w:w="4770" w:type="dxa"/>
          </w:tcPr>
          <w:p w:rsidR="002279F9" w:rsidRPr="00A24FB6" w:rsidRDefault="002279F9" w:rsidP="00315C47">
            <w:pPr>
              <w:rPr>
                <w:sz w:val="18"/>
                <w:szCs w:val="20"/>
              </w:rPr>
            </w:pPr>
            <w:r w:rsidRPr="00A24FB6">
              <w:rPr>
                <w:sz w:val="18"/>
                <w:szCs w:val="20"/>
              </w:rPr>
              <w:t>Minimum number of digits that must be typed for a valid phone number search.</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Maximum Phone Number Length</w:t>
            </w:r>
          </w:p>
        </w:tc>
        <w:tc>
          <w:tcPr>
            <w:tcW w:w="4770" w:type="dxa"/>
          </w:tcPr>
          <w:p w:rsidR="002279F9" w:rsidRPr="00A24FB6" w:rsidRDefault="002279F9" w:rsidP="00315C47">
            <w:pPr>
              <w:rPr>
                <w:sz w:val="18"/>
                <w:szCs w:val="20"/>
              </w:rPr>
            </w:pPr>
            <w:r>
              <w:rPr>
                <w:sz w:val="18"/>
                <w:szCs w:val="20"/>
              </w:rPr>
              <w:t>Maximum number of digits that can be typed before the system performs the search automatically (without the user pressing the “search”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Eligible People for Check-in</w:t>
            </w:r>
          </w:p>
        </w:tc>
        <w:tc>
          <w:tcPr>
            <w:tcW w:w="4770" w:type="dxa"/>
          </w:tcPr>
          <w:p w:rsidR="002279F9" w:rsidRPr="00A24FB6" w:rsidRDefault="002279F9" w:rsidP="00315C47">
            <w:pPr>
              <w:rPr>
                <w:sz w:val="18"/>
                <w:szCs w:val="20"/>
              </w:rPr>
            </w:pPr>
            <w:r w:rsidRPr="00A24FB6">
              <w:rPr>
                <w:sz w:val="18"/>
                <w:szCs w:val="20"/>
              </w:rPr>
              <w:t>Message to display when there are no family members eligible for check-in.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No Registered Occurrences Message</w:t>
            </w:r>
          </w:p>
        </w:tc>
        <w:tc>
          <w:tcPr>
            <w:tcW w:w="4770" w:type="dxa"/>
          </w:tcPr>
          <w:p w:rsidR="002279F9" w:rsidRPr="00A24FB6" w:rsidRDefault="002279F9" w:rsidP="00315C47">
            <w:pPr>
              <w:rPr>
                <w:sz w:val="18"/>
                <w:szCs w:val="20"/>
              </w:rPr>
            </w:pPr>
            <w:r w:rsidRPr="00A24FB6">
              <w:rPr>
                <w:sz w:val="18"/>
                <w:szCs w:val="20"/>
              </w:rPr>
              <w:t>Message to show when no occurrences are available to check in.</w:t>
            </w:r>
          </w:p>
        </w:tc>
      </w:tr>
      <w:tr w:rsidR="002279F9" w:rsidRPr="00A24FB6" w:rsidTr="00315C47">
        <w:trPr>
          <w:cantSplit/>
        </w:trPr>
        <w:tc>
          <w:tcPr>
            <w:tcW w:w="3600" w:type="dxa"/>
          </w:tcPr>
          <w:p w:rsidR="002279F9" w:rsidRDefault="002279F9" w:rsidP="00315C47">
            <w:pPr>
              <w:rPr>
                <w:sz w:val="18"/>
                <w:szCs w:val="20"/>
              </w:rPr>
            </w:pPr>
            <w:r>
              <w:rPr>
                <w:sz w:val="18"/>
                <w:szCs w:val="20"/>
              </w:rPr>
              <w:t>Page Timeout</w:t>
            </w:r>
          </w:p>
        </w:tc>
        <w:tc>
          <w:tcPr>
            <w:tcW w:w="4770" w:type="dxa"/>
          </w:tcPr>
          <w:p w:rsidR="002279F9" w:rsidRDefault="002279F9" w:rsidP="00315C47">
            <w:pPr>
              <w:rPr>
                <w:sz w:val="18"/>
                <w:szCs w:val="20"/>
              </w:rPr>
            </w:pPr>
            <w:r>
              <w:rPr>
                <w:sz w:val="18"/>
                <w:szCs w:val="20"/>
              </w:rPr>
              <w:t>The amount of time in seconds before the system considers the check-in system to have timed-out.</w:t>
            </w:r>
          </w:p>
        </w:tc>
      </w:tr>
      <w:tr w:rsidR="002279F9" w:rsidRPr="00A24FB6" w:rsidTr="00315C47">
        <w:trPr>
          <w:cantSplit/>
        </w:trPr>
        <w:tc>
          <w:tcPr>
            <w:tcW w:w="3600" w:type="dxa"/>
          </w:tcPr>
          <w:p w:rsidR="002279F9" w:rsidRPr="00A24FB6" w:rsidRDefault="002279F9" w:rsidP="00315C47">
            <w:pPr>
              <w:rPr>
                <w:sz w:val="18"/>
                <w:szCs w:val="20"/>
              </w:rPr>
            </w:pPr>
            <w:r>
              <w:rPr>
                <w:sz w:val="18"/>
                <w:szCs w:val="20"/>
              </w:rPr>
              <w:t>Post-Check In Redirect Page</w:t>
            </w:r>
          </w:p>
        </w:tc>
        <w:tc>
          <w:tcPr>
            <w:tcW w:w="4770" w:type="dxa"/>
          </w:tcPr>
          <w:p w:rsidR="002279F9" w:rsidRPr="00A24FB6" w:rsidRDefault="002279F9" w:rsidP="00315C47">
            <w:pPr>
              <w:rPr>
                <w:sz w:val="18"/>
                <w:szCs w:val="20"/>
              </w:rPr>
            </w:pPr>
            <w:r>
              <w:rPr>
                <w:sz w:val="18"/>
                <w:szCs w:val="20"/>
              </w:rPr>
              <w:t>If set, the system will redirect to this page once the check-in process completes.  Useful if you’ve integrated a Family Registration system with this check-in system and want to transfer control back to the Family Registration system after a family is checked in.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Relationship Type List</w:t>
            </w:r>
          </w:p>
        </w:tc>
        <w:tc>
          <w:tcPr>
            <w:tcW w:w="4770" w:type="dxa"/>
          </w:tcPr>
          <w:p w:rsidR="002279F9" w:rsidRPr="00A24FB6" w:rsidRDefault="002279F9" w:rsidP="00315C47">
            <w:pPr>
              <w:rPr>
                <w:sz w:val="18"/>
                <w:szCs w:val="20"/>
              </w:rPr>
            </w:pPr>
            <w:r w:rsidRPr="00A24FB6">
              <w:rPr>
                <w:sz w:val="18"/>
                <w:szCs w:val="20"/>
              </w:rPr>
              <w:t>Allowable relationship types to check in.  If the head of household has any relationships of these types, the associated people will be shown on the family member selection screen.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Require Attendee Abilities</w:t>
            </w:r>
          </w:p>
        </w:tc>
        <w:tc>
          <w:tcPr>
            <w:tcW w:w="4770" w:type="dxa"/>
          </w:tcPr>
          <w:p w:rsidR="002279F9" w:rsidRPr="00A24FB6" w:rsidRDefault="002279F9" w:rsidP="00315C47">
            <w:pPr>
              <w:rPr>
                <w:sz w:val="18"/>
                <w:szCs w:val="20"/>
              </w:rPr>
            </w:pPr>
            <w:r w:rsidRPr="00A24FB6">
              <w:rPr>
                <w:sz w:val="18"/>
                <w:szCs w:val="20"/>
              </w:rPr>
              <w:t>Flag to control whether or not Ability Levels are used by the check-in system.</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Scan Now Message</w:t>
            </w:r>
          </w:p>
        </w:tc>
        <w:tc>
          <w:tcPr>
            <w:tcW w:w="4770" w:type="dxa"/>
          </w:tcPr>
          <w:p w:rsidR="002279F9" w:rsidRPr="00A24FB6" w:rsidRDefault="002279F9" w:rsidP="00315C47">
            <w:pPr>
              <w:rPr>
                <w:sz w:val="18"/>
                <w:szCs w:val="20"/>
              </w:rPr>
            </w:pPr>
            <w:r w:rsidRPr="00A24FB6">
              <w:rPr>
                <w:sz w:val="18"/>
                <w:szCs w:val="20"/>
              </w:rPr>
              <w:t>Text to show when check-in has started.</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Search By Phone Message</w:t>
            </w:r>
          </w:p>
        </w:tc>
        <w:tc>
          <w:tcPr>
            <w:tcW w:w="4770" w:type="dxa"/>
          </w:tcPr>
          <w:p w:rsidR="002279F9" w:rsidRPr="00A24FB6" w:rsidRDefault="002279F9" w:rsidP="00315C47">
            <w:pPr>
              <w:rPr>
                <w:sz w:val="18"/>
                <w:szCs w:val="20"/>
              </w:rPr>
            </w:pPr>
            <w:r w:rsidRPr="00A24FB6">
              <w:rPr>
                <w:sz w:val="18"/>
                <w:szCs w:val="20"/>
              </w:rPr>
              <w:t>Text to show on the search by phone button.</w:t>
            </w:r>
          </w:p>
        </w:tc>
      </w:tr>
      <w:tr w:rsidR="002279F9" w:rsidRPr="00A24FB6" w:rsidTr="00315C47">
        <w:trPr>
          <w:cantSplit/>
        </w:trPr>
        <w:tc>
          <w:tcPr>
            <w:tcW w:w="3600" w:type="dxa"/>
          </w:tcPr>
          <w:p w:rsidR="002279F9" w:rsidRPr="00A24FB6" w:rsidRDefault="002279F9" w:rsidP="00315C47">
            <w:pPr>
              <w:rPr>
                <w:sz w:val="18"/>
                <w:szCs w:val="20"/>
              </w:rPr>
            </w:pPr>
            <w:r w:rsidRPr="00A24FB6">
              <w:rPr>
                <w:sz w:val="18"/>
                <w:szCs w:val="20"/>
              </w:rPr>
              <w:t>Special Needs</w:t>
            </w:r>
          </w:p>
        </w:tc>
        <w:tc>
          <w:tcPr>
            <w:tcW w:w="4770" w:type="dxa"/>
          </w:tcPr>
          <w:p w:rsidR="002279F9" w:rsidRPr="00A24FB6" w:rsidRDefault="002279F9" w:rsidP="00315C47">
            <w:pPr>
              <w:rPr>
                <w:sz w:val="18"/>
                <w:szCs w:val="20"/>
              </w:rPr>
            </w:pPr>
            <w:r w:rsidRPr="00A24FB6">
              <w:rPr>
                <w:sz w:val="18"/>
                <w:szCs w:val="20"/>
              </w:rPr>
              <w:t>Set this to the person attribute that denotes whether or not a person has special needs.</w:t>
            </w:r>
          </w:p>
        </w:tc>
      </w:tr>
      <w:tr w:rsidR="002279F9" w:rsidRPr="00A24FB6" w:rsidTr="00152A52">
        <w:trPr>
          <w:cantSplit/>
          <w:trPrChange w:id="164" w:author="Nick Airdo" w:date="2011-10-28T08:33:00Z">
            <w:trPr>
              <w:cantSplit/>
            </w:trPr>
          </w:trPrChange>
        </w:trPr>
        <w:tc>
          <w:tcPr>
            <w:tcW w:w="3600" w:type="dxa"/>
            <w:tcBorders>
              <w:bottom w:val="single" w:sz="6" w:space="0" w:color="9BBB59" w:themeColor="accent3"/>
            </w:tcBorders>
            <w:tcPrChange w:id="165" w:author="Nick Airdo" w:date="2011-10-28T08:33:00Z">
              <w:tcPr>
                <w:tcW w:w="3600" w:type="dxa"/>
              </w:tcPr>
            </w:tcPrChange>
          </w:tcPr>
          <w:p w:rsidR="002279F9" w:rsidRPr="00A24FB6" w:rsidRDefault="002279F9" w:rsidP="00315C47">
            <w:pPr>
              <w:rPr>
                <w:sz w:val="18"/>
                <w:szCs w:val="20"/>
              </w:rPr>
            </w:pPr>
            <w:r w:rsidRPr="00A24FB6">
              <w:rPr>
                <w:sz w:val="18"/>
                <w:szCs w:val="20"/>
              </w:rPr>
              <w:t>Unavailable Occurrences Message</w:t>
            </w:r>
          </w:p>
        </w:tc>
        <w:tc>
          <w:tcPr>
            <w:tcW w:w="4770" w:type="dxa"/>
            <w:tcBorders>
              <w:bottom w:val="single" w:sz="6" w:space="0" w:color="9BBB59" w:themeColor="accent3"/>
            </w:tcBorders>
            <w:tcPrChange w:id="166" w:author="Nick Airdo" w:date="2011-10-28T08:33:00Z">
              <w:tcPr>
                <w:tcW w:w="4770" w:type="dxa"/>
              </w:tcPr>
            </w:tcPrChange>
          </w:tcPr>
          <w:p w:rsidR="002279F9" w:rsidRPr="00A24FB6" w:rsidRDefault="002279F9" w:rsidP="00315C47">
            <w:pPr>
              <w:rPr>
                <w:sz w:val="18"/>
                <w:szCs w:val="20"/>
              </w:rPr>
            </w:pPr>
            <w:r w:rsidRPr="00A24FB6">
              <w:rPr>
                <w:sz w:val="18"/>
                <w:szCs w:val="20"/>
              </w:rPr>
              <w:t>Message to display if no matching classroom was found for a child.</w:t>
            </w:r>
          </w:p>
        </w:tc>
      </w:tr>
      <w:tr w:rsidR="00152A52" w:rsidRPr="00A24FB6" w:rsidTr="00152A52">
        <w:trPr>
          <w:cantSplit/>
          <w:trPrChange w:id="167" w:author="Nick Airdo" w:date="2011-10-28T08:33:00Z">
            <w:trPr>
              <w:cantSplit/>
            </w:trPr>
          </w:trPrChange>
        </w:trPr>
        <w:tc>
          <w:tcPr>
            <w:tcW w:w="3600" w:type="dxa"/>
            <w:tcBorders>
              <w:top w:val="single" w:sz="6" w:space="0" w:color="9BBB59" w:themeColor="accent3"/>
              <w:bottom w:val="single" w:sz="6" w:space="0" w:color="9BBB59" w:themeColor="accent3"/>
            </w:tcBorders>
            <w:shd w:val="clear" w:color="auto" w:fill="D6E3BC" w:themeFill="accent3" w:themeFillTint="66"/>
            <w:tcPrChange w:id="168" w:author="Nick Airdo" w:date="2011-10-28T08:33:00Z">
              <w:tcPr>
                <w:tcW w:w="3600" w:type="dxa"/>
              </w:tcPr>
            </w:tcPrChange>
          </w:tcPr>
          <w:p w:rsidR="00152A52" w:rsidRPr="00152A52" w:rsidRDefault="00152A52" w:rsidP="00315C47">
            <w:pPr>
              <w:rPr>
                <w:b/>
                <w:sz w:val="18"/>
                <w:szCs w:val="20"/>
                <w:rPrChange w:id="169" w:author="Nick Airdo" w:date="2011-10-28T08:32:00Z">
                  <w:rPr>
                    <w:sz w:val="18"/>
                    <w:szCs w:val="20"/>
                  </w:rPr>
                </w:rPrChange>
              </w:rPr>
            </w:pPr>
            <w:r w:rsidRPr="00152A52">
              <w:rPr>
                <w:b/>
                <w:sz w:val="18"/>
                <w:szCs w:val="20"/>
                <w:rPrChange w:id="170" w:author="Nick Airdo" w:date="2011-10-28T08:32:00Z">
                  <w:rPr>
                    <w:sz w:val="18"/>
                    <w:szCs w:val="20"/>
                  </w:rPr>
                </w:rPrChange>
              </w:rPr>
              <w:t>Restrictions</w:t>
            </w:r>
          </w:p>
        </w:tc>
        <w:tc>
          <w:tcPr>
            <w:tcW w:w="4770" w:type="dxa"/>
            <w:tcBorders>
              <w:top w:val="single" w:sz="6" w:space="0" w:color="9BBB59" w:themeColor="accent3"/>
              <w:bottom w:val="single" w:sz="6" w:space="0" w:color="9BBB59" w:themeColor="accent3"/>
            </w:tcBorders>
            <w:shd w:val="clear" w:color="auto" w:fill="D6E3BC" w:themeFill="accent3" w:themeFillTint="66"/>
            <w:tcPrChange w:id="171" w:author="Nick Airdo" w:date="2011-10-28T08:33:00Z">
              <w:tcPr>
                <w:tcW w:w="4770" w:type="dxa"/>
              </w:tcPr>
            </w:tcPrChange>
          </w:tcPr>
          <w:p w:rsidR="00152A52" w:rsidRPr="00A24FB6" w:rsidRDefault="00152A52" w:rsidP="00315C47">
            <w:pPr>
              <w:rPr>
                <w:sz w:val="18"/>
                <w:szCs w:val="20"/>
              </w:rPr>
            </w:pPr>
          </w:p>
        </w:tc>
      </w:tr>
      <w:tr w:rsidR="00152A52" w:rsidRPr="00A24FB6" w:rsidTr="00152A52">
        <w:trPr>
          <w:cantSplit/>
          <w:ins w:id="172" w:author="Nick Airdo" w:date="2011-10-28T08:34:00Z"/>
        </w:trPr>
        <w:tc>
          <w:tcPr>
            <w:tcW w:w="3600" w:type="dxa"/>
            <w:tcBorders>
              <w:top w:val="single" w:sz="6" w:space="0" w:color="9BBB59" w:themeColor="accent3"/>
            </w:tcBorders>
          </w:tcPr>
          <w:p w:rsidR="00152A52" w:rsidRDefault="00152A52" w:rsidP="00315C47">
            <w:pPr>
              <w:rPr>
                <w:ins w:id="173" w:author="Nick Airdo" w:date="2011-10-28T08:34:00Z"/>
                <w:sz w:val="18"/>
                <w:szCs w:val="20"/>
              </w:rPr>
            </w:pPr>
            <w:ins w:id="174" w:author="Nick Airdo" w:date="2011-10-28T08:34:00Z">
              <w:r>
                <w:rPr>
                  <w:sz w:val="18"/>
                  <w:szCs w:val="20"/>
                </w:rPr>
                <w:t>Enable Additional Restrictions</w:t>
              </w:r>
            </w:ins>
          </w:p>
        </w:tc>
        <w:tc>
          <w:tcPr>
            <w:tcW w:w="4770" w:type="dxa"/>
            <w:tcBorders>
              <w:top w:val="single" w:sz="6" w:space="0" w:color="9BBB59" w:themeColor="accent3"/>
            </w:tcBorders>
          </w:tcPr>
          <w:p w:rsidR="00152A52" w:rsidRDefault="00F97EC6" w:rsidP="00F97EC6">
            <w:pPr>
              <w:rPr>
                <w:ins w:id="175" w:author="Nick Airdo" w:date="2011-10-28T08:34:00Z"/>
                <w:sz w:val="18"/>
                <w:szCs w:val="20"/>
              </w:rPr>
              <w:pPrChange w:id="176" w:author="Nick Airdo" w:date="2011-10-28T08:40:00Z">
                <w:pPr/>
              </w:pPrChange>
            </w:pPr>
            <w:ins w:id="177" w:author="Nick Airdo" w:date="2011-10-28T08:40:00Z">
              <w:r>
                <w:rPr>
                  <w:sz w:val="18"/>
                  <w:szCs w:val="20"/>
                </w:rPr>
                <w:t>Added in v1.4.0, this setting c</w:t>
              </w:r>
            </w:ins>
            <w:ins w:id="178" w:author="Nick Airdo" w:date="2011-10-28T08:34:00Z">
              <w:r w:rsidR="00152A52">
                <w:rPr>
                  <w:sz w:val="18"/>
                  <w:szCs w:val="20"/>
                </w:rPr>
                <w:t xml:space="preserve">ontrols whether the min/max age &amp; grade settings in this section are used to artificially control </w:t>
              </w:r>
            </w:ins>
            <w:ins w:id="179" w:author="Nick Airdo" w:date="2011-10-28T08:35:00Z">
              <w:r w:rsidR="00152A52">
                <w:rPr>
                  <w:sz w:val="18"/>
                  <w:szCs w:val="20"/>
                </w:rPr>
                <w:t>who is allowed to check-in; if set to false, the currently active Attendance Types determine who is allowed to check in (based on the min/max age/grade settings there).</w:t>
              </w:r>
            </w:ins>
          </w:p>
        </w:tc>
      </w:tr>
      <w:tr w:rsidR="00152A52" w:rsidRPr="00A24FB6" w:rsidTr="00152A52">
        <w:trPr>
          <w:cantSplit/>
          <w:trPrChange w:id="180" w:author="Nick Airdo" w:date="2011-10-28T08:33:00Z">
            <w:trPr>
              <w:cantSplit/>
            </w:trPr>
          </w:trPrChange>
        </w:trPr>
        <w:tc>
          <w:tcPr>
            <w:tcW w:w="3600" w:type="dxa"/>
            <w:tcBorders>
              <w:top w:val="single" w:sz="6" w:space="0" w:color="9BBB59" w:themeColor="accent3"/>
            </w:tcBorders>
            <w:tcPrChange w:id="181" w:author="Nick Airdo" w:date="2011-10-28T08:33:00Z">
              <w:tcPr>
                <w:tcW w:w="3600" w:type="dxa"/>
              </w:tcPr>
            </w:tcPrChange>
          </w:tcPr>
          <w:p w:rsidR="00152A52" w:rsidRDefault="00152A52" w:rsidP="00315C47">
            <w:pPr>
              <w:rPr>
                <w:sz w:val="18"/>
                <w:szCs w:val="20"/>
              </w:rPr>
            </w:pPr>
            <w:ins w:id="182" w:author="Nick Airdo" w:date="2011-10-28T08:33:00Z">
              <w:r>
                <w:rPr>
                  <w:sz w:val="18"/>
                  <w:szCs w:val="20"/>
                </w:rPr>
                <w:t>Minimum Age</w:t>
              </w:r>
            </w:ins>
          </w:p>
        </w:tc>
        <w:tc>
          <w:tcPr>
            <w:tcW w:w="4770" w:type="dxa"/>
            <w:tcBorders>
              <w:top w:val="single" w:sz="6" w:space="0" w:color="9BBB59" w:themeColor="accent3"/>
            </w:tcBorders>
            <w:tcPrChange w:id="183" w:author="Nick Airdo" w:date="2011-10-28T08:33:00Z">
              <w:tcPr>
                <w:tcW w:w="4770" w:type="dxa"/>
              </w:tcPr>
            </w:tcPrChange>
          </w:tcPr>
          <w:p w:rsidR="00152A52" w:rsidRPr="00A24FB6" w:rsidRDefault="00152A52" w:rsidP="00315C47">
            <w:pPr>
              <w:rPr>
                <w:sz w:val="18"/>
                <w:szCs w:val="20"/>
              </w:rPr>
            </w:pPr>
            <w:ins w:id="184" w:author="Nick Airdo" w:date="2011-10-28T08:33:00Z">
              <w:r>
                <w:rPr>
                  <w:sz w:val="18"/>
                  <w:szCs w:val="20"/>
                </w:rPr>
                <w:t>Minimum age of a child who can check in.</w:t>
              </w:r>
            </w:ins>
          </w:p>
        </w:tc>
      </w:tr>
      <w:tr w:rsidR="00152A52" w:rsidRPr="00A24FB6" w:rsidTr="00152A52">
        <w:trPr>
          <w:cantSplit/>
          <w:ins w:id="185" w:author="Nick Airdo" w:date="2011-10-28T08:33:00Z"/>
        </w:trPr>
        <w:tc>
          <w:tcPr>
            <w:tcW w:w="3600" w:type="dxa"/>
            <w:tcBorders>
              <w:top w:val="single" w:sz="6" w:space="0" w:color="9BBB59" w:themeColor="accent3"/>
            </w:tcBorders>
          </w:tcPr>
          <w:p w:rsidR="00152A52" w:rsidRDefault="00152A52" w:rsidP="00315C47">
            <w:pPr>
              <w:rPr>
                <w:ins w:id="186" w:author="Nick Airdo" w:date="2011-10-28T08:33:00Z"/>
                <w:sz w:val="18"/>
                <w:szCs w:val="20"/>
              </w:rPr>
            </w:pPr>
            <w:ins w:id="187" w:author="Nick Airdo" w:date="2011-10-28T08:33:00Z">
              <w:r w:rsidRPr="00A24FB6">
                <w:rPr>
                  <w:sz w:val="18"/>
                  <w:szCs w:val="20"/>
                </w:rPr>
                <w:t>Maximum Age</w:t>
              </w:r>
            </w:ins>
          </w:p>
        </w:tc>
        <w:tc>
          <w:tcPr>
            <w:tcW w:w="4770" w:type="dxa"/>
            <w:tcBorders>
              <w:top w:val="single" w:sz="6" w:space="0" w:color="9BBB59" w:themeColor="accent3"/>
            </w:tcBorders>
          </w:tcPr>
          <w:p w:rsidR="00152A52" w:rsidRDefault="00152A52" w:rsidP="00315C47">
            <w:pPr>
              <w:rPr>
                <w:ins w:id="188" w:author="Nick Airdo" w:date="2011-10-28T08:33:00Z"/>
                <w:sz w:val="18"/>
                <w:szCs w:val="20"/>
              </w:rPr>
            </w:pPr>
            <w:ins w:id="189" w:author="Nick Airdo" w:date="2011-10-28T08:33:00Z">
              <w:r w:rsidRPr="00A24FB6">
                <w:rPr>
                  <w:sz w:val="18"/>
                  <w:szCs w:val="20"/>
                </w:rPr>
                <w:t>Maximum age of a child who can check in.</w:t>
              </w:r>
            </w:ins>
          </w:p>
        </w:tc>
      </w:tr>
      <w:tr w:rsidR="00152A52" w:rsidRPr="00A24FB6" w:rsidTr="00152A52">
        <w:trPr>
          <w:cantSplit/>
          <w:ins w:id="190" w:author="Nick Airdo" w:date="2011-10-28T08:33:00Z"/>
        </w:trPr>
        <w:tc>
          <w:tcPr>
            <w:tcW w:w="3600" w:type="dxa"/>
            <w:tcBorders>
              <w:top w:val="single" w:sz="6" w:space="0" w:color="9BBB59" w:themeColor="accent3"/>
            </w:tcBorders>
          </w:tcPr>
          <w:p w:rsidR="00152A52" w:rsidRPr="00A24FB6" w:rsidRDefault="00152A52" w:rsidP="00315C47">
            <w:pPr>
              <w:rPr>
                <w:ins w:id="191" w:author="Nick Airdo" w:date="2011-10-28T08:33:00Z"/>
                <w:sz w:val="18"/>
                <w:szCs w:val="20"/>
              </w:rPr>
            </w:pPr>
            <w:ins w:id="192" w:author="Nick Airdo" w:date="2011-10-28T08:33:00Z">
              <w:r>
                <w:rPr>
                  <w:sz w:val="18"/>
                  <w:szCs w:val="20"/>
                </w:rPr>
                <w:t>Minimum Grade</w:t>
              </w:r>
            </w:ins>
          </w:p>
        </w:tc>
        <w:tc>
          <w:tcPr>
            <w:tcW w:w="4770" w:type="dxa"/>
            <w:tcBorders>
              <w:top w:val="single" w:sz="6" w:space="0" w:color="9BBB59" w:themeColor="accent3"/>
            </w:tcBorders>
          </w:tcPr>
          <w:p w:rsidR="00152A52" w:rsidRPr="00A24FB6" w:rsidRDefault="00152A52" w:rsidP="00315C47">
            <w:pPr>
              <w:rPr>
                <w:ins w:id="193" w:author="Nick Airdo" w:date="2011-10-28T08:33:00Z"/>
                <w:sz w:val="18"/>
                <w:szCs w:val="20"/>
              </w:rPr>
            </w:pPr>
            <w:ins w:id="194" w:author="Nick Airdo" w:date="2011-10-28T08:33:00Z">
              <w:r>
                <w:rPr>
                  <w:sz w:val="18"/>
                  <w:szCs w:val="20"/>
                </w:rPr>
                <w:t>Minimum grade of a child who can check in.</w:t>
              </w:r>
            </w:ins>
          </w:p>
        </w:tc>
      </w:tr>
      <w:tr w:rsidR="00152A52" w:rsidRPr="00A24FB6" w:rsidTr="00152A52">
        <w:trPr>
          <w:cantSplit/>
          <w:ins w:id="195" w:author="Nick Airdo" w:date="2011-10-28T08:33:00Z"/>
        </w:trPr>
        <w:tc>
          <w:tcPr>
            <w:tcW w:w="3600" w:type="dxa"/>
            <w:tcBorders>
              <w:top w:val="single" w:sz="6" w:space="0" w:color="9BBB59" w:themeColor="accent3"/>
            </w:tcBorders>
          </w:tcPr>
          <w:p w:rsidR="00152A52" w:rsidRDefault="00152A52" w:rsidP="00315C47">
            <w:pPr>
              <w:rPr>
                <w:ins w:id="196" w:author="Nick Airdo" w:date="2011-10-28T08:33:00Z"/>
                <w:sz w:val="18"/>
                <w:szCs w:val="20"/>
              </w:rPr>
            </w:pPr>
            <w:ins w:id="197" w:author="Nick Airdo" w:date="2011-10-28T08:33:00Z">
              <w:r w:rsidRPr="00A24FB6">
                <w:rPr>
                  <w:sz w:val="18"/>
                  <w:szCs w:val="20"/>
                </w:rPr>
                <w:t>Maximum Grade</w:t>
              </w:r>
            </w:ins>
          </w:p>
        </w:tc>
        <w:tc>
          <w:tcPr>
            <w:tcW w:w="4770" w:type="dxa"/>
            <w:tcBorders>
              <w:top w:val="single" w:sz="6" w:space="0" w:color="9BBB59" w:themeColor="accent3"/>
            </w:tcBorders>
          </w:tcPr>
          <w:p w:rsidR="00152A52" w:rsidRDefault="00152A52" w:rsidP="00315C47">
            <w:pPr>
              <w:rPr>
                <w:ins w:id="198" w:author="Nick Airdo" w:date="2011-10-28T08:33:00Z"/>
                <w:sz w:val="18"/>
                <w:szCs w:val="20"/>
              </w:rPr>
            </w:pPr>
            <w:ins w:id="199" w:author="Nick Airdo" w:date="2011-10-28T08:33:00Z">
              <w:r w:rsidRPr="00A24FB6">
                <w:rPr>
                  <w:sz w:val="18"/>
                  <w:szCs w:val="20"/>
                </w:rPr>
                <w:t xml:space="preserve">Maximum </w:t>
              </w:r>
              <w:r>
                <w:rPr>
                  <w:sz w:val="18"/>
                  <w:szCs w:val="20"/>
                </w:rPr>
                <w:t>grade</w:t>
              </w:r>
              <w:r w:rsidRPr="00A24FB6">
                <w:rPr>
                  <w:sz w:val="18"/>
                  <w:szCs w:val="20"/>
                </w:rPr>
                <w:t xml:space="preserve"> of a child who can check in.</w:t>
              </w:r>
            </w:ins>
          </w:p>
        </w:tc>
      </w:tr>
    </w:tbl>
    <w:p w:rsidR="002279F9" w:rsidRPr="00733561" w:rsidRDefault="002279F9" w:rsidP="002279F9"/>
    <w:p w:rsidR="002279F9" w:rsidRDefault="002279F9" w:rsidP="002279F9">
      <w:pPr>
        <w:pStyle w:val="Heading2"/>
        <w:pageBreakBefore/>
      </w:pPr>
      <w:bookmarkStart w:id="200" w:name="_Ref223608605"/>
      <w:bookmarkStart w:id="201" w:name="_Toc297628897"/>
      <w:r>
        <w:lastRenderedPageBreak/>
        <w:t>Organization Settings</w:t>
      </w:r>
      <w:bookmarkEnd w:id="200"/>
      <w:bookmarkEnd w:id="201"/>
    </w:p>
    <w:p w:rsidR="002279F9" w:rsidRDefault="002279F9" w:rsidP="002279F9">
      <w:r>
        <w:t>There are a couple of categories of organization settings that are used by the Check-In Wizard.  Each category and its corresponding settings are detailed below for your reference.</w:t>
      </w:r>
    </w:p>
    <w:p w:rsidR="002279F9" w:rsidRDefault="002279F9" w:rsidP="002279F9">
      <w:pPr>
        <w:pStyle w:val="Heading3"/>
      </w:pPr>
      <w:proofErr w:type="spellStart"/>
      <w:r>
        <w:t>Cccev</w:t>
      </w:r>
      <w:proofErr w:type="spellEnd"/>
      <w:r>
        <w:t xml:space="preserve"> Check-In Wizard</w:t>
      </w:r>
    </w:p>
    <w:p w:rsidR="002279F9" w:rsidRDefault="002279F9" w:rsidP="002279F9">
      <w:r>
        <w:t>These settings are used by the Check-In Wizard Module to control how labels are printed, how security codes are determined, etc.</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3918"/>
        <w:gridCol w:w="4290"/>
      </w:tblGrid>
      <w:tr w:rsidR="002279F9" w:rsidRPr="00A24FB6" w:rsidTr="00315C47">
        <w:trPr>
          <w:cnfStyle w:val="100000000000"/>
        </w:trPr>
        <w:tc>
          <w:tcPr>
            <w:tcW w:w="0" w:type="auto"/>
          </w:tcPr>
          <w:p w:rsidR="002279F9" w:rsidRPr="00A24FB6" w:rsidRDefault="002279F9" w:rsidP="00315C47">
            <w:pPr>
              <w:rPr>
                <w:sz w:val="18"/>
                <w:szCs w:val="20"/>
              </w:rPr>
            </w:pPr>
            <w:r w:rsidRPr="00A24FB6">
              <w:rPr>
                <w:sz w:val="18"/>
                <w:szCs w:val="20"/>
              </w:rPr>
              <w:t>Setting</w:t>
            </w:r>
          </w:p>
        </w:tc>
        <w:tc>
          <w:tcPr>
            <w:tcW w:w="4290" w:type="dxa"/>
          </w:tcPr>
          <w:p w:rsidR="002279F9" w:rsidRPr="00A24FB6" w:rsidRDefault="002279F9" w:rsidP="00315C47">
            <w:pPr>
              <w:rPr>
                <w:sz w:val="18"/>
                <w:szCs w:val="20"/>
              </w:rPr>
            </w:pPr>
            <w:r w:rsidRPr="00A24FB6">
              <w:rPr>
                <w:sz w:val="18"/>
                <w:szCs w:val="20"/>
              </w:rPr>
              <w:t>Description</w:t>
            </w:r>
          </w:p>
        </w:tc>
      </w:tr>
      <w:tr w:rsidR="002279F9" w:rsidRPr="00A24FB6" w:rsidTr="00315C47">
        <w:tc>
          <w:tcPr>
            <w:tcW w:w="0" w:type="auto"/>
          </w:tcPr>
          <w:p w:rsidR="002279F9" w:rsidRPr="00A24FB6" w:rsidRDefault="002279F9" w:rsidP="00315C47">
            <w:pPr>
              <w:rPr>
                <w:sz w:val="18"/>
                <w:szCs w:val="20"/>
              </w:rPr>
            </w:pPr>
            <w:proofErr w:type="spellStart"/>
            <w:r>
              <w:rPr>
                <w:sz w:val="18"/>
                <w:szCs w:val="20"/>
              </w:rPr>
              <w:t>Cccev.AllowedInactiveReasons</w:t>
            </w:r>
            <w:proofErr w:type="spellEnd"/>
          </w:p>
        </w:tc>
        <w:tc>
          <w:tcPr>
            <w:tcW w:w="4290" w:type="dxa"/>
          </w:tcPr>
          <w:p w:rsidR="002279F9" w:rsidRPr="00A24FB6" w:rsidRDefault="002279F9" w:rsidP="00315C47">
            <w:pPr>
              <w:rPr>
                <w:sz w:val="18"/>
                <w:szCs w:val="20"/>
              </w:rPr>
            </w:pPr>
            <w:r w:rsidRPr="00165FF6">
              <w:rPr>
                <w:sz w:val="18"/>
                <w:szCs w:val="20"/>
              </w:rPr>
              <w:t xml:space="preserve">This allows individuals whose record status is marked as inactive to check-in using the Check-in Wizard. </w:t>
            </w:r>
            <w:proofErr w:type="spellStart"/>
            <w:r w:rsidRPr="00165FF6">
              <w:rPr>
                <w:sz w:val="18"/>
                <w:szCs w:val="20"/>
              </w:rPr>
              <w:t>LookupIDs</w:t>
            </w:r>
            <w:proofErr w:type="spellEnd"/>
            <w:r w:rsidRPr="00165FF6">
              <w:rPr>
                <w:sz w:val="18"/>
                <w:szCs w:val="20"/>
              </w:rPr>
              <w:t xml:space="preserve"> from the Inactive Reasons lookup can be entered, separated by commas, to indicate which inactive records will be allowed to check-in. If this organization setting is empty or does not exist then inactive records will not be allowed to check-in at all.</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Cccev.SecurityCodeDefaultSystemID</w:t>
            </w:r>
            <w:proofErr w:type="spellEnd"/>
          </w:p>
        </w:tc>
        <w:tc>
          <w:tcPr>
            <w:tcW w:w="4290" w:type="dxa"/>
          </w:tcPr>
          <w:p w:rsidR="002279F9" w:rsidRPr="00A24FB6" w:rsidRDefault="002279F9" w:rsidP="00315C47">
            <w:pPr>
              <w:rPr>
                <w:sz w:val="18"/>
                <w:szCs w:val="20"/>
              </w:rPr>
            </w:pPr>
            <w:r w:rsidRPr="00A24FB6">
              <w:rPr>
                <w:sz w:val="18"/>
                <w:szCs w:val="20"/>
              </w:rPr>
              <w:t xml:space="preserve">Lookup ID for </w:t>
            </w:r>
            <w:proofErr w:type="spellStart"/>
            <w:r w:rsidRPr="00A24FB6">
              <w:rPr>
                <w:sz w:val="18"/>
                <w:szCs w:val="20"/>
              </w:rPr>
              <w:t>CheckIn</w:t>
            </w:r>
            <w:proofErr w:type="spellEnd"/>
            <w:r w:rsidRPr="00A24FB6">
              <w:rPr>
                <w:sz w:val="18"/>
                <w:szCs w:val="20"/>
              </w:rPr>
              <w:t xml:space="preserve"> Security Code provider class.</w:t>
            </w:r>
          </w:p>
        </w:tc>
      </w:tr>
      <w:tr w:rsidR="002279F9" w:rsidRPr="00A24FB6" w:rsidTr="00315C47">
        <w:tc>
          <w:tcPr>
            <w:tcW w:w="0" w:type="auto"/>
          </w:tcPr>
          <w:p w:rsidR="002279F9" w:rsidRPr="00A24FB6" w:rsidRDefault="002279F9" w:rsidP="00315C47">
            <w:pPr>
              <w:rPr>
                <w:sz w:val="18"/>
                <w:szCs w:val="20"/>
              </w:rPr>
            </w:pPr>
            <w:proofErr w:type="spellStart"/>
            <w:r w:rsidRPr="00A24FB6">
              <w:rPr>
                <w:sz w:val="18"/>
                <w:szCs w:val="20"/>
              </w:rPr>
              <w:t>GradePromotionDate</w:t>
            </w:r>
            <w:proofErr w:type="spellEnd"/>
          </w:p>
        </w:tc>
        <w:tc>
          <w:tcPr>
            <w:tcW w:w="4290" w:type="dxa"/>
          </w:tcPr>
          <w:p w:rsidR="002279F9" w:rsidRPr="00A24FB6" w:rsidRDefault="002279F9" w:rsidP="00315C47">
            <w:pPr>
              <w:rPr>
                <w:sz w:val="18"/>
                <w:szCs w:val="20"/>
              </w:rPr>
            </w:pPr>
            <w:r w:rsidRPr="00A24FB6">
              <w:rPr>
                <w:sz w:val="18"/>
                <w:szCs w:val="20"/>
              </w:rPr>
              <w:t>Used to determine the date which children are promoted to the next grade level (mm/</w:t>
            </w:r>
            <w:proofErr w:type="spellStart"/>
            <w:r w:rsidRPr="00A24FB6">
              <w:rPr>
                <w:sz w:val="18"/>
                <w:szCs w:val="20"/>
              </w:rPr>
              <w:t>dd</w:t>
            </w:r>
            <w:proofErr w:type="spellEnd"/>
            <w:r w:rsidRPr="00A24FB6">
              <w:rPr>
                <w:sz w:val="18"/>
                <w:szCs w:val="20"/>
              </w:rPr>
              <w:t>). Default 6/1.</w:t>
            </w:r>
          </w:p>
        </w:tc>
      </w:tr>
    </w:tbl>
    <w:p w:rsidR="002279F9" w:rsidRDefault="002279F9" w:rsidP="002279F9"/>
    <w:p w:rsidR="002279F9" w:rsidRDefault="002279F9" w:rsidP="002279F9">
      <w:pPr>
        <w:pStyle w:val="Heading3"/>
      </w:pPr>
      <w:bookmarkStart w:id="202" w:name="_Ref223608618"/>
      <w:proofErr w:type="spellStart"/>
      <w:r>
        <w:t>Cccev</w:t>
      </w:r>
      <w:proofErr w:type="spellEnd"/>
      <w:r>
        <w:t xml:space="preserve"> Check-in Labels</w:t>
      </w:r>
      <w:bookmarkEnd w:id="202"/>
    </w:p>
    <w:p w:rsidR="002279F9" w:rsidRDefault="00E84634" w:rsidP="002279F9">
      <w:r w:rsidRPr="00E84634">
        <w:rPr>
          <w:i/>
        </w:rPr>
        <w:t>If you are using the Reporting Services print label provider you can skip this section.</w:t>
      </w:r>
      <w:r>
        <w:rPr>
          <w:i/>
        </w:rPr>
        <w:t xml:space="preserve"> </w:t>
      </w:r>
      <w:r w:rsidR="002279F9">
        <w:t xml:space="preserve">These settings control some of the properties of the standard check-in labels which are used by the default supplied </w:t>
      </w:r>
      <w:proofErr w:type="spellStart"/>
      <w:r w:rsidR="002279F9" w:rsidRPr="00436E13">
        <w:rPr>
          <w:rFonts w:ascii="Courier New" w:hAnsi="Courier New" w:cs="Courier New"/>
          <w:color w:val="31849B" w:themeColor="accent5" w:themeShade="BF"/>
        </w:rPr>
        <w:t>IPrintLabel</w:t>
      </w:r>
      <w:proofErr w:type="spellEnd"/>
      <w:r w:rsidR="002279F9">
        <w:t xml:space="preserve"> provider, </w:t>
      </w:r>
      <w:proofErr w:type="spellStart"/>
      <w:r w:rsidR="002279F9" w:rsidRPr="0037002D">
        <w:t>CccevPrintLabel</w:t>
      </w:r>
      <w:proofErr w:type="spellEnd"/>
      <w:r w:rsidR="002279F9">
        <w:t>.</w:t>
      </w:r>
      <w:r>
        <w:t xml:space="preserve">  </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ayout w:type="fixed"/>
        <w:tblLook w:val="0620"/>
      </w:tblPr>
      <w:tblGrid>
        <w:gridCol w:w="3708"/>
        <w:gridCol w:w="4500"/>
      </w:tblGrid>
      <w:tr w:rsidR="002279F9" w:rsidRPr="00A24FB6" w:rsidTr="00315C47">
        <w:trPr>
          <w:cnfStyle w:val="100000000000"/>
          <w:cantSplit/>
          <w:tblHeader/>
        </w:trPr>
        <w:tc>
          <w:tcPr>
            <w:tcW w:w="3708" w:type="dxa"/>
          </w:tcPr>
          <w:p w:rsidR="002279F9" w:rsidRPr="00A24FB6" w:rsidRDefault="002279F9" w:rsidP="00315C47">
            <w:pPr>
              <w:rPr>
                <w:sz w:val="18"/>
                <w:szCs w:val="20"/>
              </w:rPr>
            </w:pPr>
            <w:r w:rsidRPr="00A24FB6">
              <w:rPr>
                <w:sz w:val="18"/>
                <w:szCs w:val="20"/>
              </w:rPr>
              <w:t>Setting</w:t>
            </w:r>
          </w:p>
        </w:tc>
        <w:tc>
          <w:tcPr>
            <w:tcW w:w="450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Cccev.AttendanceLabelTitle</w:t>
            </w:r>
            <w:proofErr w:type="spellEnd"/>
          </w:p>
        </w:tc>
        <w:tc>
          <w:tcPr>
            <w:tcW w:w="4500" w:type="dxa"/>
          </w:tcPr>
          <w:p w:rsidR="002279F9" w:rsidRPr="00A24FB6" w:rsidRDefault="002279F9" w:rsidP="00315C47">
            <w:pPr>
              <w:rPr>
                <w:sz w:val="18"/>
                <w:szCs w:val="20"/>
              </w:rPr>
            </w:pPr>
            <w:r w:rsidRPr="00A24FB6">
              <w:rPr>
                <w:sz w:val="18"/>
                <w:szCs w:val="20"/>
              </w:rPr>
              <w:t>The title to use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Cccev.BirthdayImageFile</w:t>
            </w:r>
            <w:proofErr w:type="spellEnd"/>
          </w:p>
        </w:tc>
        <w:tc>
          <w:tcPr>
            <w:tcW w:w="4500" w:type="dxa"/>
          </w:tcPr>
          <w:p w:rsidR="002279F9" w:rsidRPr="00A24FB6" w:rsidRDefault="002279F9" w:rsidP="00315C47">
            <w:pPr>
              <w:rPr>
                <w:sz w:val="18"/>
                <w:szCs w:val="20"/>
              </w:rPr>
            </w:pPr>
            <w:r w:rsidRPr="00A24FB6">
              <w:rPr>
                <w:sz w:val="18"/>
                <w:szCs w:val="20"/>
              </w:rPr>
              <w:t>Image (.bmp) to use on the Nametag label to indicate a person's birthday occurs that week. E.g., "C:\Inetpub\wwwroot\images\cake.bmp"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Cccev.ClaimCardFooter</w:t>
            </w:r>
            <w:proofErr w:type="spellEnd"/>
          </w:p>
          <w:p w:rsidR="002279F9" w:rsidRPr="00A24FB6" w:rsidRDefault="002279F9" w:rsidP="00315C47">
            <w:pPr>
              <w:rPr>
                <w:sz w:val="18"/>
                <w:szCs w:val="20"/>
              </w:rPr>
            </w:pPr>
          </w:p>
        </w:tc>
        <w:tc>
          <w:tcPr>
            <w:tcW w:w="4500" w:type="dxa"/>
          </w:tcPr>
          <w:p w:rsidR="002279F9" w:rsidRPr="00A24FB6" w:rsidRDefault="002279F9" w:rsidP="00315C47">
            <w:pPr>
              <w:rPr>
                <w:sz w:val="18"/>
                <w:szCs w:val="20"/>
              </w:rPr>
            </w:pPr>
            <w:r w:rsidRPr="00A24FB6">
              <w:rPr>
                <w:sz w:val="18"/>
                <w:szCs w:val="20"/>
              </w:rPr>
              <w:t>Text to use on the footer of the Claim Card.  E.g., "Present this ticket when picking up your child."</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Cccev.ClaimCardTitle</w:t>
            </w:r>
            <w:proofErr w:type="spellEnd"/>
          </w:p>
        </w:tc>
        <w:tc>
          <w:tcPr>
            <w:tcW w:w="4500" w:type="dxa"/>
          </w:tcPr>
          <w:p w:rsidR="002279F9" w:rsidRPr="00A24FB6" w:rsidRDefault="002279F9" w:rsidP="00315C47">
            <w:pPr>
              <w:rPr>
                <w:sz w:val="18"/>
                <w:szCs w:val="20"/>
              </w:rPr>
            </w:pPr>
            <w:r w:rsidRPr="00A24FB6">
              <w:rPr>
                <w:sz w:val="18"/>
                <w:szCs w:val="20"/>
              </w:rPr>
              <w:t>The title to use on the Claim Card label. E.g., CLAIM TICKET</w:t>
            </w:r>
          </w:p>
        </w:tc>
      </w:tr>
      <w:tr w:rsidR="002279F9" w:rsidRPr="00A24FB6" w:rsidTr="00315C47">
        <w:trPr>
          <w:cantSplit/>
        </w:trPr>
        <w:tc>
          <w:tcPr>
            <w:tcW w:w="3708" w:type="dxa"/>
          </w:tcPr>
          <w:p w:rsidR="002279F9" w:rsidRPr="00A24FB6" w:rsidRDefault="002279F9" w:rsidP="00315C47">
            <w:pPr>
              <w:rPr>
                <w:sz w:val="18"/>
                <w:szCs w:val="20"/>
              </w:rPr>
            </w:pPr>
            <w:proofErr w:type="spellStart"/>
            <w:r>
              <w:rPr>
                <w:sz w:val="18"/>
                <w:szCs w:val="20"/>
              </w:rPr>
              <w:t>Cccev.DisplayRoomNameOnNameTag</w:t>
            </w:r>
            <w:proofErr w:type="spellEnd"/>
          </w:p>
        </w:tc>
        <w:tc>
          <w:tcPr>
            <w:tcW w:w="4500" w:type="dxa"/>
          </w:tcPr>
          <w:p w:rsidR="002279F9" w:rsidRPr="00A24FB6" w:rsidRDefault="002279F9" w:rsidP="00315C47">
            <w:pPr>
              <w:rPr>
                <w:sz w:val="18"/>
                <w:szCs w:val="20"/>
              </w:rPr>
            </w:pPr>
            <w:r>
              <w:rPr>
                <w:sz w:val="18"/>
                <w:szCs w:val="20"/>
              </w:rPr>
              <w:t>Set to “true” to print the room name on the nametag; otherwise set to “false”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health notes.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Cccev.HealthNotesTitle</w:t>
            </w:r>
            <w:proofErr w:type="spellEnd"/>
          </w:p>
        </w:tc>
        <w:tc>
          <w:tcPr>
            <w:tcW w:w="4500" w:type="dxa"/>
          </w:tcPr>
          <w:p w:rsidR="002279F9" w:rsidRPr="00A24FB6" w:rsidRDefault="002279F9" w:rsidP="00315C47">
            <w:pPr>
              <w:rPr>
                <w:sz w:val="18"/>
                <w:szCs w:val="20"/>
              </w:rPr>
            </w:pPr>
            <w:r w:rsidRPr="00A24FB6">
              <w:rPr>
                <w:sz w:val="18"/>
                <w:szCs w:val="20"/>
              </w:rPr>
              <w:t>Text to use in front of any health notes on the Attendance label.</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Cccev.LegalNotesAttributeID</w:t>
            </w:r>
            <w:proofErr w:type="spellEnd"/>
          </w:p>
        </w:tc>
        <w:tc>
          <w:tcPr>
            <w:tcW w:w="4500" w:type="dxa"/>
          </w:tcPr>
          <w:p w:rsidR="002279F9" w:rsidRPr="00A24FB6" w:rsidRDefault="002279F9" w:rsidP="00315C47">
            <w:pPr>
              <w:rPr>
                <w:sz w:val="18"/>
                <w:szCs w:val="20"/>
              </w:rPr>
            </w:pPr>
            <w:r w:rsidRPr="00A24FB6">
              <w:rPr>
                <w:sz w:val="18"/>
                <w:szCs w:val="20"/>
              </w:rPr>
              <w:t>The attribute ID (string type attribute) that holds a person's legal/custody details.</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Cccev.LogoImageFile</w:t>
            </w:r>
            <w:proofErr w:type="spellEnd"/>
          </w:p>
        </w:tc>
        <w:tc>
          <w:tcPr>
            <w:tcW w:w="4500" w:type="dxa"/>
          </w:tcPr>
          <w:p w:rsidR="002279F9" w:rsidRPr="00A24FB6" w:rsidRDefault="002279F9" w:rsidP="00315C47">
            <w:pPr>
              <w:rPr>
                <w:sz w:val="18"/>
                <w:szCs w:val="20"/>
              </w:rPr>
            </w:pPr>
            <w:r w:rsidRPr="00A24FB6">
              <w:rPr>
                <w:sz w:val="18"/>
                <w:szCs w:val="20"/>
              </w:rPr>
              <w:t>Logo (.bmp) to use on the Nametag label. E.g., "C:\Inetpub\wwwroot\images\logo.bmp"</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lastRenderedPageBreak/>
              <w:t>Cccev.ParentsInitialsTitle</w:t>
            </w:r>
            <w:proofErr w:type="spellEnd"/>
          </w:p>
        </w:tc>
        <w:tc>
          <w:tcPr>
            <w:tcW w:w="4500" w:type="dxa"/>
          </w:tcPr>
          <w:p w:rsidR="002279F9" w:rsidRPr="00A24FB6" w:rsidRDefault="002279F9" w:rsidP="00315C47">
            <w:pPr>
              <w:rPr>
                <w:sz w:val="18"/>
                <w:szCs w:val="20"/>
              </w:rPr>
            </w:pPr>
            <w:r w:rsidRPr="00A24FB6">
              <w:rPr>
                <w:sz w:val="18"/>
                <w:szCs w:val="20"/>
              </w:rPr>
              <w:t>Text to use on the Attendance label where a parent can sign. E.g., __________________________________Parent's Signature</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Cccev.SelfCheckOutAttributeID</w:t>
            </w:r>
            <w:proofErr w:type="spellEnd"/>
          </w:p>
        </w:tc>
        <w:tc>
          <w:tcPr>
            <w:tcW w:w="4500" w:type="dxa"/>
          </w:tcPr>
          <w:p w:rsidR="002279F9" w:rsidRPr="00A24FB6" w:rsidRDefault="002279F9" w:rsidP="00315C47">
            <w:pPr>
              <w:rPr>
                <w:sz w:val="18"/>
                <w:szCs w:val="20"/>
              </w:rPr>
            </w:pPr>
            <w:r w:rsidRPr="00A24FB6">
              <w:rPr>
                <w:sz w:val="18"/>
                <w:szCs w:val="20"/>
              </w:rPr>
              <w:t>The attribute ID (yes/no type attribute) that indicates whether or not a person is allowed to self check-out.</w:t>
            </w:r>
          </w:p>
        </w:tc>
      </w:tr>
      <w:tr w:rsidR="002279F9" w:rsidRPr="00A24FB6" w:rsidTr="00315C47">
        <w:trPr>
          <w:cantSplit/>
        </w:trPr>
        <w:tc>
          <w:tcPr>
            <w:tcW w:w="3708" w:type="dxa"/>
          </w:tcPr>
          <w:p w:rsidR="002279F9" w:rsidRPr="00A24FB6" w:rsidRDefault="002279F9" w:rsidP="00315C47">
            <w:pPr>
              <w:rPr>
                <w:sz w:val="18"/>
                <w:szCs w:val="20"/>
              </w:rPr>
            </w:pPr>
            <w:proofErr w:type="spellStart"/>
            <w:r w:rsidRPr="00A24FB6">
              <w:rPr>
                <w:sz w:val="18"/>
                <w:szCs w:val="20"/>
              </w:rPr>
              <w:t>Cccev.ServicesLabel</w:t>
            </w:r>
            <w:proofErr w:type="spellEnd"/>
          </w:p>
        </w:tc>
        <w:tc>
          <w:tcPr>
            <w:tcW w:w="4500" w:type="dxa"/>
          </w:tcPr>
          <w:p w:rsidR="002279F9" w:rsidRPr="00A24FB6" w:rsidRDefault="002279F9" w:rsidP="00315C47">
            <w:pPr>
              <w:rPr>
                <w:sz w:val="18"/>
                <w:szCs w:val="20"/>
              </w:rPr>
            </w:pPr>
            <w:r w:rsidRPr="00A24FB6">
              <w:rPr>
                <w:sz w:val="18"/>
                <w:szCs w:val="20"/>
              </w:rPr>
              <w:t>Text to use in front of the services/occurrence times. E.g., "Services:"</w:t>
            </w:r>
          </w:p>
        </w:tc>
      </w:tr>
    </w:tbl>
    <w:p w:rsidR="002279F9" w:rsidRDefault="002279F9" w:rsidP="002279F9">
      <w:pPr>
        <w:pStyle w:val="Heading2"/>
        <w:pageBreakBefore/>
      </w:pPr>
      <w:bookmarkStart w:id="203" w:name="_Ref284332748"/>
      <w:bookmarkStart w:id="204" w:name="_Toc297628898"/>
      <w:r>
        <w:lastRenderedPageBreak/>
        <w:t>Configuring the Ability Level Lookup Type</w:t>
      </w:r>
      <w:bookmarkEnd w:id="203"/>
      <w:bookmarkEnd w:id="204"/>
    </w:p>
    <w:p w:rsidR="002279F9" w:rsidRDefault="002279F9" w:rsidP="002279F9">
      <w:r>
        <w:t>The installation script adds four default lookup values (ability levels) to the Ability Level Lookup Type, but these can be renamed (or removed) to suite your needs.  They are optionally defined to Attendance Type Extended Attributes to determine which children should be matched to the Attendance Type.</w:t>
      </w:r>
    </w:p>
    <w:p w:rsidR="002279F9" w:rsidRPr="00F76C2E"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988"/>
        <w:gridCol w:w="5220"/>
      </w:tblGrid>
      <w:tr w:rsidR="002279F9" w:rsidRPr="00A24FB6" w:rsidTr="00315C47">
        <w:trPr>
          <w:cnfStyle w:val="100000000000"/>
          <w:cantSplit/>
        </w:trPr>
        <w:tc>
          <w:tcPr>
            <w:tcW w:w="2988" w:type="dxa"/>
          </w:tcPr>
          <w:p w:rsidR="002279F9" w:rsidRPr="00A24FB6" w:rsidRDefault="002279F9" w:rsidP="00315C47">
            <w:pPr>
              <w:rPr>
                <w:sz w:val="18"/>
                <w:szCs w:val="20"/>
              </w:rPr>
            </w:pPr>
            <w:r w:rsidRPr="00A24FB6">
              <w:rPr>
                <w:sz w:val="18"/>
                <w:szCs w:val="20"/>
              </w:rPr>
              <w:t>Ability Level Lookup Type Values</w:t>
            </w:r>
          </w:p>
        </w:tc>
        <w:tc>
          <w:tcPr>
            <w:tcW w:w="52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Infant</w:t>
            </w:r>
          </w:p>
        </w:tc>
        <w:tc>
          <w:tcPr>
            <w:tcW w:w="5220" w:type="dxa"/>
          </w:tcPr>
          <w:p w:rsidR="002279F9" w:rsidRPr="00A24FB6" w:rsidRDefault="002279F9" w:rsidP="00315C47">
            <w:pPr>
              <w:rPr>
                <w:sz w:val="18"/>
                <w:szCs w:val="20"/>
              </w:rPr>
            </w:pPr>
            <w:r w:rsidRPr="00A24FB6">
              <w:rPr>
                <w:sz w:val="18"/>
                <w:szCs w:val="20"/>
              </w:rPr>
              <w:t>Newborns who really do nothing more than look cute.</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Crawler</w:t>
            </w:r>
          </w:p>
        </w:tc>
        <w:tc>
          <w:tcPr>
            <w:tcW w:w="5220" w:type="dxa"/>
          </w:tcPr>
          <w:p w:rsidR="002279F9" w:rsidRPr="00A24FB6" w:rsidRDefault="002279F9" w:rsidP="00315C47">
            <w:pPr>
              <w:rPr>
                <w:sz w:val="18"/>
                <w:szCs w:val="20"/>
              </w:rPr>
            </w:pPr>
            <w:r w:rsidRPr="00A24FB6">
              <w:rPr>
                <w:sz w:val="18"/>
                <w:szCs w:val="20"/>
              </w:rPr>
              <w:t>Little ones who have learned the art of hand-knee locomotion.</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Confidently</w:t>
            </w:r>
          </w:p>
        </w:tc>
        <w:tc>
          <w:tcPr>
            <w:tcW w:w="5220" w:type="dxa"/>
          </w:tcPr>
          <w:p w:rsidR="002279F9" w:rsidRPr="00A24FB6" w:rsidRDefault="002279F9" w:rsidP="00315C47">
            <w:pPr>
              <w:rPr>
                <w:sz w:val="18"/>
                <w:szCs w:val="20"/>
              </w:rPr>
            </w:pPr>
            <w:r w:rsidRPr="00A24FB6">
              <w:rPr>
                <w:sz w:val="18"/>
                <w:szCs w:val="20"/>
              </w:rPr>
              <w:t>Children who need to be more closely monitored.</w:t>
            </w:r>
          </w:p>
        </w:tc>
      </w:tr>
      <w:tr w:rsidR="002279F9" w:rsidRPr="00A24FB6" w:rsidTr="00315C47">
        <w:trPr>
          <w:cantSplit/>
        </w:trPr>
        <w:tc>
          <w:tcPr>
            <w:tcW w:w="2988" w:type="dxa"/>
          </w:tcPr>
          <w:p w:rsidR="002279F9" w:rsidRPr="00A24FB6" w:rsidRDefault="002279F9" w:rsidP="00315C47">
            <w:pPr>
              <w:rPr>
                <w:sz w:val="18"/>
                <w:szCs w:val="20"/>
              </w:rPr>
            </w:pPr>
            <w:r w:rsidRPr="00A24FB6">
              <w:rPr>
                <w:sz w:val="18"/>
                <w:szCs w:val="20"/>
              </w:rPr>
              <w:t>Walking and Potty Trained</w:t>
            </w:r>
          </w:p>
        </w:tc>
        <w:tc>
          <w:tcPr>
            <w:tcW w:w="5220" w:type="dxa"/>
          </w:tcPr>
          <w:p w:rsidR="002279F9" w:rsidRPr="00A24FB6" w:rsidRDefault="002279F9" w:rsidP="00315C47">
            <w:pPr>
              <w:rPr>
                <w:sz w:val="18"/>
                <w:szCs w:val="20"/>
              </w:rPr>
            </w:pPr>
            <w:r w:rsidRPr="00A24FB6">
              <w:rPr>
                <w:sz w:val="18"/>
                <w:szCs w:val="20"/>
              </w:rPr>
              <w:t>Children who need less monitoring and know when to get to the bathroom.</w:t>
            </w:r>
          </w:p>
        </w:tc>
      </w:tr>
    </w:tbl>
    <w:p w:rsidR="002279F9" w:rsidRDefault="002279F9" w:rsidP="002279F9"/>
    <w:p w:rsidR="002279F9" w:rsidRPr="00F76C2E" w:rsidRDefault="002279F9" w:rsidP="002279F9">
      <w:r>
        <w:t>If you enable the “</w:t>
      </w:r>
      <w:r w:rsidRPr="00A24FB6">
        <w:rPr>
          <w:sz w:val="18"/>
          <w:szCs w:val="20"/>
        </w:rPr>
        <w:t>Require Attendee Abilities</w:t>
      </w:r>
      <w:r>
        <w:t>” module setting</w:t>
      </w:r>
      <w:r w:rsidR="00E84634">
        <w:t>,</w:t>
      </w:r>
      <w:r>
        <w:t xml:space="preserve"> the check-in system will examine the ability level of each child who was selected for check-in and prompt the parent to set the child’s current ability level (until the child has the max level or the child’s age is greater than the “Max Ability Level Age” module setting).  It does this by listing all ability levels which are </w:t>
      </w:r>
      <w:r w:rsidRPr="00716A92">
        <w:rPr>
          <w:b/>
        </w:rPr>
        <w:t>greate</w:t>
      </w:r>
      <w:r>
        <w:rPr>
          <w:b/>
        </w:rPr>
        <w:t xml:space="preserve">r or equal to </w:t>
      </w:r>
      <w:r>
        <w:t>the child’s current ability level.  This way, over time, the presented list continues to shrink until only two choices remain. Once the child’s ability level is set to the maximum (the last one in the list) the system will no longer request this information be set.</w:t>
      </w:r>
    </w:p>
    <w:p w:rsidR="002279F9" w:rsidRDefault="002279F9" w:rsidP="002279F9">
      <w:pPr>
        <w:pStyle w:val="Heading2"/>
      </w:pPr>
      <w:bookmarkStart w:id="205" w:name="_Ref223521183"/>
      <w:bookmarkStart w:id="206" w:name="_Toc297628899"/>
      <w:r>
        <w:t>Person Attributes: Ability Level, Special Needs</w:t>
      </w:r>
      <w:bookmarkEnd w:id="205"/>
      <w:r>
        <w:t>, Self Check-Out</w:t>
      </w:r>
      <w:bookmarkEnd w:id="206"/>
    </w:p>
    <w:p w:rsidR="002279F9" w:rsidRDefault="002279F9" w:rsidP="002279F9">
      <w:r>
        <w:t>The installation script adds three new person attributes to the “Check-in” attribute group: Ability Level, Special Needs, and Self Check-Out.  Each is described below.</w:t>
      </w:r>
    </w:p>
    <w:p w:rsidR="002279F9" w:rsidRDefault="002279F9" w:rsidP="002279F9"/>
    <w:tbl>
      <w:tblPr>
        <w:tblStyle w:val="LightList-Accent3"/>
        <w:tblW w:w="8208" w:type="dxa"/>
        <w:tblInd w:w="720" w:type="dxa"/>
        <w:tblBorders>
          <w:insideH w:val="single" w:sz="6" w:space="0" w:color="9BBB59" w:themeColor="accent3"/>
          <w:insideV w:val="single" w:sz="6" w:space="0" w:color="9BBB59" w:themeColor="accent3"/>
        </w:tblBorders>
        <w:tblLook w:val="0620"/>
      </w:tblPr>
      <w:tblGrid>
        <w:gridCol w:w="2088"/>
        <w:gridCol w:w="6120"/>
      </w:tblGrid>
      <w:tr w:rsidR="002279F9" w:rsidRPr="00A24FB6" w:rsidTr="00315C47">
        <w:trPr>
          <w:cnfStyle w:val="100000000000"/>
          <w:cantSplit/>
        </w:trPr>
        <w:tc>
          <w:tcPr>
            <w:tcW w:w="2088" w:type="dxa"/>
          </w:tcPr>
          <w:p w:rsidR="002279F9" w:rsidRPr="00A24FB6" w:rsidRDefault="002279F9" w:rsidP="00315C47">
            <w:pPr>
              <w:rPr>
                <w:sz w:val="18"/>
                <w:szCs w:val="20"/>
              </w:rPr>
            </w:pPr>
            <w:r w:rsidRPr="00A24FB6">
              <w:rPr>
                <w:sz w:val="18"/>
                <w:szCs w:val="20"/>
              </w:rPr>
              <w:t>Attribute</w:t>
            </w:r>
          </w:p>
        </w:tc>
        <w:tc>
          <w:tcPr>
            <w:tcW w:w="6120" w:type="dxa"/>
          </w:tcPr>
          <w:p w:rsidR="002279F9" w:rsidRPr="00A24FB6" w:rsidRDefault="002279F9" w:rsidP="00315C47">
            <w:pPr>
              <w:rPr>
                <w:sz w:val="18"/>
                <w:szCs w:val="20"/>
              </w:rPr>
            </w:pPr>
            <w:r w:rsidRPr="00A24FB6">
              <w:rPr>
                <w:sz w:val="18"/>
                <w:szCs w:val="20"/>
              </w:rPr>
              <w:t>Description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Ability Level</w:t>
            </w:r>
          </w:p>
        </w:tc>
        <w:tc>
          <w:tcPr>
            <w:tcW w:w="6120" w:type="dxa"/>
          </w:tcPr>
          <w:p w:rsidR="002279F9" w:rsidRPr="00A24FB6" w:rsidRDefault="002279F9" w:rsidP="00315C47">
            <w:pPr>
              <w:rPr>
                <w:sz w:val="18"/>
                <w:szCs w:val="20"/>
              </w:rPr>
            </w:pPr>
            <w:r w:rsidRPr="00A24FB6">
              <w:rPr>
                <w:sz w:val="18"/>
                <w:szCs w:val="20"/>
              </w:rPr>
              <w:t xml:space="preserve">A lookup value which is intended to hold the child’s current ability level such as infant, crawler, walking confidently, etc.   The ability levels are used in the Attendance Type’s Extended Attributes to match children to the right classroom.  They can be changed to </w:t>
            </w:r>
            <w:proofErr w:type="spellStart"/>
            <w:r w:rsidRPr="00A24FB6">
              <w:rPr>
                <w:sz w:val="18"/>
                <w:szCs w:val="20"/>
              </w:rPr>
              <w:t>suite</w:t>
            </w:r>
            <w:proofErr w:type="spellEnd"/>
            <w:r w:rsidRPr="00A24FB6">
              <w:rPr>
                <w:sz w:val="18"/>
                <w:szCs w:val="20"/>
              </w:rPr>
              <w:t xml:space="preserve"> the needs of your church as described in the previous section.</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Special Needs</w:t>
            </w:r>
          </w:p>
        </w:tc>
        <w:tc>
          <w:tcPr>
            <w:tcW w:w="6120" w:type="dxa"/>
          </w:tcPr>
          <w:p w:rsidR="002279F9" w:rsidRPr="00A24FB6" w:rsidRDefault="002279F9" w:rsidP="00315C47">
            <w:pPr>
              <w:rPr>
                <w:sz w:val="18"/>
                <w:szCs w:val="20"/>
              </w:rPr>
            </w:pPr>
            <w:r w:rsidRPr="00A24FB6">
              <w:rPr>
                <w:sz w:val="18"/>
                <w:szCs w:val="20"/>
              </w:rPr>
              <w:t>A yes/no flag that indicates whether the child is a “special needs” child (learning disability, autism, etc.)  This attribute is used in the Attendance Type’s Extended Attributes to match children to the right classroom.</w:t>
            </w:r>
          </w:p>
        </w:tc>
      </w:tr>
      <w:tr w:rsidR="002279F9" w:rsidRPr="00A24FB6" w:rsidTr="00315C47">
        <w:trPr>
          <w:cantSplit/>
        </w:trPr>
        <w:tc>
          <w:tcPr>
            <w:tcW w:w="2088" w:type="dxa"/>
          </w:tcPr>
          <w:p w:rsidR="002279F9" w:rsidRPr="00A24FB6" w:rsidRDefault="002279F9" w:rsidP="00315C47">
            <w:pPr>
              <w:rPr>
                <w:sz w:val="18"/>
                <w:szCs w:val="20"/>
              </w:rPr>
            </w:pPr>
            <w:r w:rsidRPr="00A24FB6">
              <w:rPr>
                <w:sz w:val="18"/>
                <w:szCs w:val="20"/>
              </w:rPr>
              <w:t>Self Check-Out?</w:t>
            </w:r>
          </w:p>
        </w:tc>
        <w:tc>
          <w:tcPr>
            <w:tcW w:w="6120" w:type="dxa"/>
          </w:tcPr>
          <w:p w:rsidR="002279F9" w:rsidRPr="00A24FB6" w:rsidRDefault="002279F9" w:rsidP="00315C47">
            <w:pPr>
              <w:rPr>
                <w:sz w:val="18"/>
                <w:szCs w:val="20"/>
              </w:rPr>
            </w:pPr>
            <w:r w:rsidRPr="00A24FB6">
              <w:rPr>
                <w:sz w:val="18"/>
                <w:szCs w:val="20"/>
              </w:rPr>
              <w:t>A yes/no flag that indicates whether or not the child is able to check themselves out without their parent.  This value is only used by the default check-in label provider.</w:t>
            </w:r>
          </w:p>
        </w:tc>
      </w:tr>
    </w:tbl>
    <w:p w:rsidR="002279F9" w:rsidRDefault="002279F9" w:rsidP="002279F9"/>
    <w:p w:rsidR="002279F9" w:rsidRDefault="002279F9" w:rsidP="002279F9">
      <w:pPr>
        <w:pageBreakBefore/>
      </w:pPr>
      <w:r>
        <w:lastRenderedPageBreak/>
        <w:t>Once configured, the administrators with the proper role will see these new attributes when viewing a child’s record in Arena.</w:t>
      </w:r>
    </w:p>
    <w:p w:rsidR="002279F9" w:rsidRDefault="002279F9" w:rsidP="002279F9"/>
    <w:p w:rsidR="002279F9" w:rsidRDefault="002279F9" w:rsidP="002279F9">
      <w:pPr>
        <w:keepNext/>
      </w:pPr>
      <w:r>
        <w:rPr>
          <w:noProof/>
        </w:rPr>
        <w:drawing>
          <wp:inline distT="0" distB="0" distL="0" distR="0">
            <wp:extent cx="4820423" cy="5170311"/>
            <wp:effectExtent l="19050" t="0" r="0" b="0"/>
            <wp:docPr id="42"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44" cstate="print"/>
                    <a:srcRect/>
                    <a:stretch>
                      <a:fillRect/>
                    </a:stretch>
                  </pic:blipFill>
                  <pic:spPr bwMode="auto">
                    <a:xfrm>
                      <a:off x="0" y="0"/>
                      <a:ext cx="4821643" cy="5171619"/>
                    </a:xfrm>
                    <a:prstGeom prst="rect">
                      <a:avLst/>
                    </a:prstGeom>
                    <a:noFill/>
                    <a:ln w="9525">
                      <a:noFill/>
                      <a:miter lim="800000"/>
                      <a:headEnd/>
                      <a:tailEnd/>
                    </a:ln>
                  </pic:spPr>
                </pic:pic>
              </a:graphicData>
            </a:graphic>
          </wp:inline>
        </w:drawing>
      </w:r>
    </w:p>
    <w:p w:rsidR="002279F9" w:rsidRPr="007F1328" w:rsidRDefault="002279F9" w:rsidP="002279F9">
      <w:pPr>
        <w:pStyle w:val="Caption"/>
      </w:pPr>
      <w:r>
        <w:t xml:space="preserve">Figure </w:t>
      </w:r>
      <w:fldSimple w:instr=" SEQ Figure \* ARABIC ">
        <w:r w:rsidR="00C52CC8">
          <w:rPr>
            <w:noProof/>
          </w:rPr>
          <w:t>11</w:t>
        </w:r>
      </w:fldSimple>
      <w:r>
        <w:t xml:space="preserve"> - Person Details showing Check-in Person Attributes</w:t>
      </w:r>
    </w:p>
    <w:p w:rsidR="00695114" w:rsidRDefault="00695114" w:rsidP="002279F9">
      <w:pPr>
        <w:pStyle w:val="Heading2"/>
        <w:pageBreakBefore/>
      </w:pPr>
      <w:bookmarkStart w:id="207" w:name="_Toc297628900"/>
      <w:r>
        <w:lastRenderedPageBreak/>
        <w:t>Printer Setup (Recommended)</w:t>
      </w:r>
      <w:bookmarkEnd w:id="207"/>
    </w:p>
    <w:p w:rsidR="00695114" w:rsidRDefault="00695114" w:rsidP="00695114">
      <w:r>
        <w:t xml:space="preserve">We </w:t>
      </w:r>
      <w:r w:rsidR="00E84634">
        <w:t xml:space="preserve">strongly </w:t>
      </w:r>
      <w:r>
        <w:t xml:space="preserve">recommend the following printer configuration.  Although you </w:t>
      </w:r>
      <w:r w:rsidRPr="00893496">
        <w:rPr>
          <w:i/>
        </w:rPr>
        <w:t>might</w:t>
      </w:r>
      <w:r>
        <w:t xml:space="preserve"> be successful with other printers and configuration, we’ve found these to be highly successful</w:t>
      </w:r>
      <w:r w:rsidR="00893496">
        <w:t>.</w:t>
      </w:r>
    </w:p>
    <w:p w:rsidR="00695114" w:rsidRDefault="00695114" w:rsidP="00695114">
      <w:pPr>
        <w:pStyle w:val="Heading3"/>
      </w:pPr>
      <w:r>
        <w:t>Printer Brands</w:t>
      </w:r>
    </w:p>
    <w:p w:rsidR="00695114" w:rsidRDefault="00695114" w:rsidP="00695114"/>
    <w:p w:rsidR="005A1555" w:rsidRDefault="00695114" w:rsidP="00695114">
      <w:r>
        <w:t>We use Zebra LP2824 and/or Zebra GK420d with integrated Ethernet</w:t>
      </w:r>
      <w:r w:rsidR="005A1555">
        <w:t xml:space="preserve"> and print server</w:t>
      </w:r>
      <w:r>
        <w:t xml:space="preserve">.  We’ve had </w:t>
      </w:r>
      <w:r w:rsidRPr="005A1555">
        <w:rPr>
          <w:b/>
        </w:rPr>
        <w:t>bad experiences</w:t>
      </w:r>
      <w:r>
        <w:t xml:space="preserve"> with the Zebra </w:t>
      </w:r>
      <w:r w:rsidR="00991DAD" w:rsidRPr="00991DAD">
        <w:rPr>
          <w:i/>
        </w:rPr>
        <w:t>wireless</w:t>
      </w:r>
      <w:r>
        <w:t xml:space="preserve"> printers so, if you want to connect them to your network wirelessly </w:t>
      </w:r>
      <w:hyperlink r:id="rId45" w:anchor="12617" w:history="1">
        <w:r w:rsidRPr="00695114">
          <w:rPr>
            <w:rStyle w:val="Hyperlink"/>
          </w:rPr>
          <w:t>we recommend using Apple Airport Express</w:t>
        </w:r>
      </w:hyperlink>
      <w:r>
        <w:t>.</w:t>
      </w:r>
      <w:r w:rsidR="002E7856">
        <w:t xml:space="preserve">  As such, you should assign a permanent/static IP address to each printer and define it to the server.</w:t>
      </w:r>
    </w:p>
    <w:p w:rsidR="005A1555" w:rsidRDefault="005A1555" w:rsidP="005A1555">
      <w:pPr>
        <w:pStyle w:val="Heading3"/>
      </w:pPr>
      <w:r>
        <w:t>Printer Installation/Definition</w:t>
      </w:r>
    </w:p>
    <w:p w:rsidR="005A1555" w:rsidRDefault="005A1555" w:rsidP="005A1555">
      <w:r>
        <w:t xml:space="preserve">We’ve had the most success and the fastest printing when the printers were defined </w:t>
      </w:r>
      <w:r w:rsidRPr="005A1555">
        <w:rPr>
          <w:b/>
        </w:rPr>
        <w:t xml:space="preserve">locally on the Arena </w:t>
      </w:r>
      <w:r w:rsidR="00E84634">
        <w:rPr>
          <w:b/>
        </w:rPr>
        <w:t xml:space="preserve">(IIS) </w:t>
      </w:r>
      <w:r w:rsidRPr="005A1555">
        <w:rPr>
          <w:b/>
        </w:rPr>
        <w:t>server</w:t>
      </w:r>
      <w:r>
        <w:t xml:space="preserve"> such that the Arena server then directs the print jobs to the remote printer’s print server. </w:t>
      </w:r>
    </w:p>
    <w:p w:rsidR="005A1555" w:rsidRDefault="005A1555" w:rsidP="005A1555"/>
    <w:p w:rsidR="005A1555" w:rsidRDefault="00F9490E" w:rsidP="005A1555">
      <w:pPr>
        <w:keepNext/>
      </w:pPr>
      <w:r>
        <w:rPr>
          <w:noProof/>
        </w:rPr>
      </w:r>
      <w:r>
        <w:rPr>
          <w:noProof/>
        </w:rPr>
        <w:pict>
          <v:group id="_x0000_s1313" editas="canvas" style="width:439.2pt;height:173.7pt;mso-position-horizontal-relative:char;mso-position-vertical-relative:line" coordorigin="1728,7724" coordsize="8784,3474">
            <o:lock v:ext="edit" aspectratio="t"/>
            <v:shape id="_x0000_s1312" type="#_x0000_t75" style="position:absolute;left:1728;top:7724;width:8784;height:3474" o:preferrelative="f">
              <v:fill o:detectmouseclick="t"/>
              <v:path o:extrusionok="t" o:connecttype="none"/>
              <o:lock v:ext="edit" text="t"/>
            </v:shape>
            <v:shape id="_x0000_s1321" type="#_x0000_t202" style="position:absolute;left:3735;top:8364;width:2363;height:1172" fillcolor="#dbe5f1 [660]" strokecolor="#8db3e2 [1311]">
              <v:textbox>
                <w:txbxContent>
                  <w:p w:rsidR="00152A52" w:rsidRPr="002E7856" w:rsidRDefault="00152A52" w:rsidP="002E7856">
                    <w:pPr>
                      <w:rPr>
                        <w:b/>
                        <w:u w:val="single"/>
                      </w:rPr>
                    </w:pPr>
                    <w:r w:rsidRPr="002E7856">
                      <w:rPr>
                        <w:b/>
                        <w:u w:val="single"/>
                      </w:rPr>
                      <w:t>Printers</w:t>
                    </w:r>
                  </w:p>
                  <w:p w:rsidR="00152A52" w:rsidRDefault="00152A52" w:rsidP="002E7856">
                    <w:r>
                      <w:t>Printer A, 10.0.0.1</w:t>
                    </w:r>
                  </w:p>
                  <w:p w:rsidR="00152A52" w:rsidRDefault="00152A52" w:rsidP="002E7856">
                    <w:r>
                      <w:t>Printer B, 10.0.0.2</w:t>
                    </w:r>
                  </w:p>
                  <w:p w:rsidR="00152A52" w:rsidRDefault="00152A52" w:rsidP="002E7856">
                    <w:r>
                      <w:t>Printer C, 10.0.0.3</w:t>
                    </w:r>
                  </w:p>
                </w:txbxContent>
              </v:textbox>
            </v:shape>
            <v:shape id="_x0000_s1317" type="#_x0000_t75" style="position:absolute;left:8147;top:7802;width:1011;height:1011">
              <v:imagedata r:id="rId46" o:title="printer_network"/>
            </v:shape>
            <v:shape id="_x0000_s1319" type="#_x0000_t75" style="position:absolute;left:7309;top:9540;width:1011;height:1011">
              <v:imagedata r:id="rId46" o:title="printer_network"/>
            </v:shape>
            <v:shape id="_x0000_s1320" type="#_x0000_t75" style="position:absolute;left:8997;top:9536;width:1011;height:1011">
              <v:imagedata r:id="rId46" o:title="printer_network"/>
            </v:shape>
            <v:shape id="_x0000_s1322" type="#_x0000_t202" style="position:absolute;left:7806;top:8813;width:1693;height:727" filled="f" fillcolor="#dbe5f1 [660]" stroked="f" strokecolor="#8db3e2 [1311]">
              <v:textbox>
                <w:txbxContent>
                  <w:p w:rsidR="00152A52" w:rsidRDefault="00152A52" w:rsidP="002E7856">
                    <w:pPr>
                      <w:jc w:val="center"/>
                    </w:pPr>
                    <w:r>
                      <w:t>Printer A</w:t>
                    </w:r>
                  </w:p>
                  <w:p w:rsidR="00152A52" w:rsidRDefault="00152A52" w:rsidP="002E7856">
                    <w:pPr>
                      <w:jc w:val="center"/>
                    </w:pPr>
                    <w:r>
                      <w:t>10.0.0.1</w:t>
                    </w:r>
                  </w:p>
                  <w:p w:rsidR="00152A52" w:rsidRDefault="00152A52" w:rsidP="002E7856">
                    <w:pPr>
                      <w:jc w:val="center"/>
                    </w:pPr>
                  </w:p>
                </w:txbxContent>
              </v:textbox>
            </v:shape>
            <v:shape id="_x0000_s1323" type="#_x0000_t202" style="position:absolute;left:6969;top:10574;width:1740;height:616" filled="f" fillcolor="#dbe5f1 [660]" stroked="f" strokecolor="#8db3e2 [1311]">
              <v:textbox>
                <w:txbxContent>
                  <w:p w:rsidR="00152A52" w:rsidRDefault="00152A52" w:rsidP="002E7856">
                    <w:pPr>
                      <w:jc w:val="center"/>
                    </w:pPr>
                    <w:r>
                      <w:t>Printer B</w:t>
                    </w:r>
                  </w:p>
                  <w:p w:rsidR="00152A52" w:rsidRDefault="00152A52" w:rsidP="002E7856">
                    <w:pPr>
                      <w:jc w:val="center"/>
                    </w:pPr>
                    <w:r>
                      <w:t>10.0.0.2</w:t>
                    </w:r>
                  </w:p>
                </w:txbxContent>
              </v:textbox>
            </v:shape>
            <v:shape id="_x0000_s1324" type="#_x0000_t202" style="position:absolute;left:8676;top:10582;width:1711;height:616" filled="f" fillcolor="#dbe5f1 [660]" stroked="f" strokecolor="#8db3e2 [1311]">
              <v:textbox>
                <w:txbxContent>
                  <w:p w:rsidR="00152A52" w:rsidRDefault="00152A52" w:rsidP="002E7856">
                    <w:pPr>
                      <w:jc w:val="center"/>
                    </w:pPr>
                    <w:r>
                      <w:t>Printer C</w:t>
                    </w:r>
                  </w:p>
                  <w:p w:rsidR="00152A52" w:rsidRDefault="00152A52" w:rsidP="002E7856">
                    <w:pPr>
                      <w:jc w:val="center"/>
                    </w:pPr>
                    <w:r>
                      <w:t>10.0.0.3</w:t>
                    </w:r>
                  </w:p>
                </w:txbxContent>
              </v:textbox>
            </v:shape>
            <v:shape id="_x0000_s1325" type="#_x0000_t75" style="position:absolute;left:1964;top:8059;width:2191;height:2191">
              <v:imagedata r:id="rId47" o:title=""/>
            </v:shape>
            <v:shape id="_x0000_s1315" type="#_x0000_t75" style="position:absolute;left:2908;top:8905;width:942;height:874" o:regroupid="1">
              <v:imagedata r:id="rId48" o:title=""/>
            </v:shape>
            <w10:wrap type="none"/>
            <w10:anchorlock/>
          </v:group>
        </w:pict>
      </w:r>
    </w:p>
    <w:p w:rsidR="00AD6D72" w:rsidRDefault="00AD6D72" w:rsidP="005A1555"/>
    <w:p w:rsidR="00AD6D72" w:rsidRDefault="00AD6D72" w:rsidP="005A1555">
      <w:r>
        <w:t>We</w:t>
      </w:r>
      <w:r w:rsidR="00893496">
        <w:t>’ve</w:t>
      </w:r>
      <w:r>
        <w:t xml:space="preserve"> had better long term success </w:t>
      </w:r>
      <w:r w:rsidR="00893496">
        <w:t>using</w:t>
      </w:r>
      <w:r>
        <w:t xml:space="preserve"> the </w:t>
      </w:r>
      <w:r w:rsidR="00893496">
        <w:t xml:space="preserve">printer drivers from </w:t>
      </w:r>
      <w:hyperlink r:id="rId49" w:history="1">
        <w:r w:rsidR="00893496" w:rsidRPr="00893496">
          <w:rPr>
            <w:rStyle w:val="Hyperlink"/>
          </w:rPr>
          <w:t>Seagull Scientific</w:t>
        </w:r>
      </w:hyperlink>
      <w:r w:rsidR="00893496">
        <w:t>. They also recommended to us by Microsoft when we encountered serious problems with the Zebra print drivers.</w:t>
      </w:r>
    </w:p>
    <w:p w:rsidR="00AD6D72" w:rsidRDefault="00AD6D72" w:rsidP="005A1555"/>
    <w:p w:rsidR="00893496" w:rsidRDefault="00AD6D72" w:rsidP="005A1555">
      <w:r>
        <w:t>Once your printers are defined to the server and working, you should then define them in Arena to either a particular kiosk or location.</w:t>
      </w:r>
      <w:r w:rsidR="00893496">
        <w:t xml:space="preserve">  This is covered in the next two sections.</w:t>
      </w:r>
    </w:p>
    <w:p w:rsidR="005A1555" w:rsidRDefault="005A1555" w:rsidP="005A1555"/>
    <w:p w:rsidR="005A1555" w:rsidRPr="0081575F" w:rsidRDefault="005A1555" w:rsidP="005A1555">
      <w:pPr>
        <w:pStyle w:val="NoteBox"/>
        <w:pBdr>
          <w:left w:val="dashSmallGap" w:sz="18" w:space="0" w:color="C0C0C0"/>
        </w:pBdr>
      </w:pPr>
      <w:r w:rsidRPr="00AD6D72">
        <w:rPr>
          <w:b/>
        </w:rPr>
        <w:t>Note</w:t>
      </w:r>
      <w:r>
        <w:t xml:space="preserve">: </w:t>
      </w:r>
      <w:r w:rsidR="00AD6D72">
        <w:t xml:space="preserve">If you try to skip defining the printers to the server and instead only define them in Arena using </w:t>
      </w:r>
      <w:hyperlink w:history="1">
        <w:r w:rsidR="00AD6D72" w:rsidRPr="003A5F08">
          <w:rPr>
            <w:rStyle w:val="Hyperlink"/>
          </w:rPr>
          <w:t>\\</w:t>
        </w:r>
        <w:r w:rsidR="00AD6D72" w:rsidRPr="003A5F08">
          <w:rPr>
            <w:rStyle w:val="Hyperlink"/>
            <w:i/>
          </w:rPr>
          <w:t>&lt;printserver&gt;</w:t>
        </w:r>
        <w:r w:rsidR="00AD6D72" w:rsidRPr="003A5F08">
          <w:rPr>
            <w:rStyle w:val="Hyperlink"/>
          </w:rPr>
          <w:t>\</w:t>
        </w:r>
        <w:r w:rsidR="00AD6D72" w:rsidRPr="00AD6D72">
          <w:rPr>
            <w:rStyle w:val="Hyperlink"/>
            <w:i/>
          </w:rPr>
          <w:t>&lt;printer_share_name&gt;</w:t>
        </w:r>
      </w:hyperlink>
      <w:r w:rsidR="00AD6D72">
        <w:t xml:space="preserve"> notation, you will find this </w:t>
      </w:r>
      <w:r>
        <w:t xml:space="preserve">configuration </w:t>
      </w:r>
      <w:r w:rsidR="00AD6D72">
        <w:t>to</w:t>
      </w:r>
      <w:r>
        <w:t xml:space="preserve"> be </w:t>
      </w:r>
      <w:r w:rsidRPr="008F750F">
        <w:rPr>
          <w:b/>
        </w:rPr>
        <w:t>muc</w:t>
      </w:r>
      <w:r>
        <w:rPr>
          <w:b/>
        </w:rPr>
        <w:t>h, much</w:t>
      </w:r>
      <w:r>
        <w:t xml:space="preserve"> slower</w:t>
      </w:r>
      <w:r w:rsidR="00AD6D72">
        <w:t xml:space="preserve"> (unacceptably slower in our opinion).</w:t>
      </w:r>
    </w:p>
    <w:p w:rsidR="005A1555" w:rsidRPr="005A1555" w:rsidRDefault="005A1555" w:rsidP="005A1555"/>
    <w:p w:rsidR="002279F9" w:rsidRDefault="002279F9" w:rsidP="002279F9">
      <w:pPr>
        <w:pStyle w:val="Heading2"/>
        <w:pageBreakBefore/>
      </w:pPr>
      <w:bookmarkStart w:id="208" w:name="_Toc297628901"/>
      <w:r>
        <w:lastRenderedPageBreak/>
        <w:t>Locations Setup</w:t>
      </w:r>
      <w:bookmarkEnd w:id="208"/>
    </w:p>
    <w:p w:rsidR="002279F9" w:rsidRDefault="002279F9" w:rsidP="002279F9">
      <w:r>
        <w:t xml:space="preserve">The default print provider prints a set of three check-in labels </w:t>
      </w:r>
      <w:r w:rsidRPr="00CA2AA5">
        <w:t>in the classroom</w:t>
      </w:r>
      <w:r>
        <w:t xml:space="preserve"> or at the kiosk; therefore a printer must be defined in each Location.  This also means you will need to define your printers on your Arena server (unless you have a remote print server in the classroom attached to the printer).  As of v1.2.0, if you name your printer “[Kiosk]” the labels will </w:t>
      </w:r>
      <w:r w:rsidR="00695114">
        <w:t xml:space="preserve">be directed to </w:t>
      </w:r>
      <w:r>
        <w:t xml:space="preserve">print at the </w:t>
      </w:r>
      <w:r w:rsidR="00695114">
        <w:t xml:space="preserve">printer defined on the </w:t>
      </w:r>
      <w:r>
        <w:t>kiosk.</w:t>
      </w:r>
    </w:p>
    <w:p w:rsidR="002279F9" w:rsidRDefault="002279F9" w:rsidP="002279F9"/>
    <w:p w:rsidR="002279F9" w:rsidRDefault="00F9490E" w:rsidP="002279F9">
      <w:pPr>
        <w:keepNext/>
      </w:pPr>
      <w:r>
        <w:rPr>
          <w:noProof/>
        </w:rPr>
        <w:pict>
          <v:shape id="_x0000_s1294" type="#_x0000_t62" style="position:absolute;margin-left:162.65pt;margin-top:82.2pt;width:111.05pt;height:64.85pt;z-index:251670528" adj="-4707,17120" fillcolor="white [3201]" strokecolor="#9bbb59 [3206]" strokeweight="2.5pt">
            <v:shadow color="#868686"/>
            <v:textbox>
              <w:txbxContent>
                <w:p w:rsidR="00152A52" w:rsidRDefault="00152A52" w:rsidP="002279F9">
                  <w:r>
                    <w:t>Printer name must match name as defined on the server.</w:t>
                  </w:r>
                </w:p>
              </w:txbxContent>
            </v:textbox>
          </v:shape>
        </w:pict>
      </w:r>
      <w:r w:rsidR="002279F9">
        <w:rPr>
          <w:noProof/>
        </w:rPr>
        <w:drawing>
          <wp:inline distT="0" distB="0" distL="0" distR="0">
            <wp:extent cx="3431722" cy="2936952"/>
            <wp:effectExtent l="19050" t="0" r="0" b="0"/>
            <wp:docPr id="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0" cstate="print"/>
                    <a:srcRect/>
                    <a:stretch>
                      <a:fillRect/>
                    </a:stretch>
                  </pic:blipFill>
                  <pic:spPr bwMode="auto">
                    <a:xfrm>
                      <a:off x="0" y="0"/>
                      <a:ext cx="3432433" cy="293756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12</w:t>
        </w:r>
      </w:fldSimple>
      <w:r>
        <w:t xml:space="preserve"> - Location Details with local zebra printer</w:t>
      </w:r>
    </w:p>
    <w:p w:rsidR="002279F9" w:rsidRDefault="002279F9" w:rsidP="002279F9"/>
    <w:p w:rsidR="002279F9" w:rsidRDefault="002279F9" w:rsidP="002279F9">
      <w:pPr>
        <w:pStyle w:val="Heading2"/>
      </w:pPr>
      <w:bookmarkStart w:id="209" w:name="_Toc297628902"/>
      <w:r>
        <w:t>Kiosk Setup</w:t>
      </w:r>
      <w:bookmarkEnd w:id="209"/>
    </w:p>
    <w:p w:rsidR="002279F9" w:rsidRDefault="002279F9" w:rsidP="002279F9">
      <w:r>
        <w:t xml:space="preserve">In order to register your kiosk for use with the Check-In Wizard, you will need to run either the Arena standard check-in application at least once or visit the Kiosk Management page (new as of v1.3) from the kiosk. (See the </w:t>
      </w:r>
      <w:r w:rsidR="00F9490E">
        <w:fldChar w:fldCharType="begin"/>
      </w:r>
      <w:r>
        <w:instrText xml:space="preserve"> REF _Ref277834817 \h </w:instrText>
      </w:r>
      <w:r w:rsidR="00F9490E">
        <w:fldChar w:fldCharType="separate"/>
      </w:r>
      <w:r w:rsidR="00C52CC8">
        <w:t>Kiosk Management Page</w:t>
      </w:r>
      <w:r w:rsidR="00F9490E">
        <w:fldChar w:fldCharType="end"/>
      </w:r>
      <w:r>
        <w:t xml:space="preserve"> section for more details.)</w:t>
      </w:r>
    </w:p>
    <w:p w:rsidR="002279F9" w:rsidRDefault="002279F9" w:rsidP="002279F9"/>
    <w:p w:rsidR="002279F9" w:rsidRDefault="002279F9" w:rsidP="002279F9">
      <w:r>
        <w:t>If you’ve configured the Check-In Wizard with the Kiosk Management page you can simply press “CTRL-SHIFT-M” from the Kiosk. That page will allow you to register the kiosk’s information as an item in the Arena Kiosk list.</w:t>
      </w:r>
    </w:p>
    <w:p w:rsidR="002279F9" w:rsidRDefault="002279F9" w:rsidP="002279F9"/>
    <w:p w:rsidR="002279F9" w:rsidRDefault="002279F9" w:rsidP="002279F9">
      <w:r>
        <w:t>Once the system is defined there you can bind the kiosk to your locations as needed. If you are operating in a multi campus environment, this is where you control which kiosks are used for the check-in locations of each campus.</w:t>
      </w:r>
      <w:r w:rsidR="00AE6CA3">
        <w:t xml:space="preserve">  You can also define a printer to the Kiosk similar to what was described in the previous section.</w:t>
      </w:r>
    </w:p>
    <w:p w:rsidR="002279F9" w:rsidRDefault="002279F9" w:rsidP="002279F9"/>
    <w:p w:rsidR="002279F9" w:rsidRDefault="002279F9" w:rsidP="002279F9">
      <w:r>
        <w:t xml:space="preserve">Lastly, you’ll probably want to configure Internet Explorer to run in kiosk mode and point it to the Arena page which holds the Check-In Wizard as such: </w:t>
      </w:r>
    </w:p>
    <w:p w:rsidR="002279F9" w:rsidRDefault="002279F9" w:rsidP="002279F9"/>
    <w:p w:rsidR="002279F9" w:rsidRDefault="002279F9" w:rsidP="002279F9">
      <w:pPr>
        <w:rPr>
          <w:rFonts w:ascii="Courier New" w:hAnsi="Courier New" w:cs="Courier New"/>
          <w:sz w:val="16"/>
        </w:rPr>
      </w:pPr>
      <w:r w:rsidRPr="00877A41">
        <w:rPr>
          <w:rFonts w:ascii="Courier New" w:hAnsi="Courier New" w:cs="Courier New"/>
          <w:sz w:val="16"/>
        </w:rPr>
        <w:t xml:space="preserve">C:\Program Files\Internet Explorer\iexplore.exe -k </w:t>
      </w:r>
      <w:hyperlink r:id="rId51" w:history="1">
        <w:r w:rsidRPr="00C14BE4">
          <w:rPr>
            <w:rStyle w:val="Hyperlink"/>
            <w:rFonts w:ascii="Courier New" w:hAnsi="Courier New" w:cs="Courier New"/>
            <w:sz w:val="16"/>
          </w:rPr>
          <w:t>http://arena/default.aspx?page=9999</w:t>
        </w:r>
      </w:hyperlink>
    </w:p>
    <w:p w:rsidR="002279F9" w:rsidRDefault="002279F9" w:rsidP="002279F9">
      <w:pPr>
        <w:rPr>
          <w:rFonts w:ascii="Courier New" w:hAnsi="Courier New" w:cs="Courier New"/>
          <w:sz w:val="16"/>
        </w:rPr>
      </w:pPr>
    </w:p>
    <w:p w:rsidR="002279F9" w:rsidRDefault="00B81703" w:rsidP="002279F9">
      <w:pPr>
        <w:pStyle w:val="Heading2"/>
      </w:pPr>
      <w:bookmarkStart w:id="210" w:name="_Toc297628903"/>
      <w:r>
        <w:lastRenderedPageBreak/>
        <w:t xml:space="preserve">Installing </w:t>
      </w:r>
      <w:r w:rsidR="002279F9">
        <w:t>Custom Reporting Service Labels</w:t>
      </w:r>
      <w:bookmarkEnd w:id="210"/>
      <w:r w:rsidR="002279F9">
        <w:t xml:space="preserve"> </w:t>
      </w:r>
    </w:p>
    <w:p w:rsidR="002279F9" w:rsidRDefault="002279F9" w:rsidP="002279F9">
      <w:r>
        <w:t xml:space="preserve">As of v1.3, some custom labels are included in the package.  You will find these under the </w:t>
      </w:r>
      <w:proofErr w:type="spellStart"/>
      <w:r>
        <w:t>ReportingServices</w:t>
      </w:r>
      <w:proofErr w:type="spellEnd"/>
      <w:r>
        <w:t xml:space="preserve"> folder.  Follow these steps if you wish to install them into your environment:</w:t>
      </w:r>
    </w:p>
    <w:p w:rsidR="002279F9" w:rsidRDefault="002279F9" w:rsidP="002279F9"/>
    <w:p w:rsidR="00315C47" w:rsidRDefault="00315C47" w:rsidP="00315C47">
      <w:pPr>
        <w:pStyle w:val="ListParagraph"/>
        <w:numPr>
          <w:ilvl w:val="0"/>
          <w:numId w:val="48"/>
        </w:numPr>
      </w:pPr>
      <w:r>
        <w:t>In order to use the Child</w:t>
      </w:r>
      <w:r w:rsidRPr="00315C47">
        <w:t>Nametag</w:t>
      </w:r>
      <w:r>
        <w:t>.rdl</w:t>
      </w:r>
      <w:r w:rsidRPr="00315C47">
        <w:t xml:space="preserve"> you must open it and </w:t>
      </w:r>
      <w:r>
        <w:t>modify</w:t>
      </w:r>
      <w:r w:rsidRPr="00315C47">
        <w:t xml:space="preserve"> the SQL query it performs. At the bottom of the </w:t>
      </w:r>
      <w:r>
        <w:t xml:space="preserve">query are two person attributes – </w:t>
      </w:r>
      <w:r w:rsidRPr="00315C47">
        <w:t xml:space="preserve">these must be updated to </w:t>
      </w:r>
      <w:r>
        <w:t>use the proper</w:t>
      </w:r>
      <w:r w:rsidRPr="00315C47">
        <w:t xml:space="preserve"> attr</w:t>
      </w:r>
      <w:r>
        <w:t>ibute ID numbers on your system.</w:t>
      </w:r>
      <w:r>
        <w:br/>
      </w:r>
    </w:p>
    <w:p w:rsidR="00315C47" w:rsidRDefault="00315C47" w:rsidP="00DE74F0">
      <w:pPr>
        <w:pStyle w:val="ListParagraph"/>
        <w:numPr>
          <w:ilvl w:val="0"/>
          <w:numId w:val="48"/>
        </w:numPr>
      </w:pPr>
      <w:r>
        <w:t xml:space="preserve">Each of the 4 RDL files must be loaded into your Reporting Services </w:t>
      </w:r>
      <w:r w:rsidRPr="00315C47">
        <w:rPr>
          <w:b/>
        </w:rPr>
        <w:t>server</w:t>
      </w:r>
      <w:r>
        <w:t xml:space="preserve">. This can usually be accessed via </w:t>
      </w:r>
      <w:hyperlink r:id="rId52" w:history="1">
        <w:r w:rsidRPr="00C14BE4">
          <w:rPr>
            <w:rStyle w:val="Hyperlink"/>
          </w:rPr>
          <w:t>http://localhost/reports</w:t>
        </w:r>
      </w:hyperlink>
      <w:r>
        <w:t>. They should go in the /Arena/</w:t>
      </w:r>
      <w:proofErr w:type="spellStart"/>
      <w:r>
        <w:t>CheckIn</w:t>
      </w:r>
      <w:proofErr w:type="spellEnd"/>
      <w:r>
        <w:t>/ folder.</w:t>
      </w:r>
      <w:r>
        <w:br/>
      </w:r>
    </w:p>
    <w:p w:rsidR="00315C47" w:rsidRDefault="00315C47" w:rsidP="00315C47">
      <w:pPr>
        <w:pStyle w:val="ListParagraph"/>
        <w:numPr>
          <w:ilvl w:val="0"/>
          <w:numId w:val="48"/>
        </w:numPr>
      </w:pPr>
      <w:r>
        <w:t xml:space="preserve">Execute the </w:t>
      </w:r>
      <w:r>
        <w:rPr>
          <w:rFonts w:ascii="Courier New" w:hAnsi="Courier New" w:cs="Courier New"/>
          <w:color w:val="31849B" w:themeColor="accent5" w:themeShade="BF"/>
        </w:rPr>
        <w:t>cust_hdc_funct_calc_age.sql</w:t>
      </w:r>
      <w:r>
        <w:t xml:space="preserve"> and </w:t>
      </w:r>
      <w:r>
        <w:rPr>
          <w:rFonts w:ascii="Courier New" w:hAnsi="Courier New" w:cs="Courier New"/>
          <w:color w:val="31849B" w:themeColor="accent5" w:themeShade="BF"/>
        </w:rPr>
        <w:t>cust_hdc_funct_parent_names.sql</w:t>
      </w:r>
      <w:r>
        <w:t xml:space="preserve"> scripts </w:t>
      </w:r>
      <w:r w:rsidRPr="00315C47">
        <w:rPr>
          <w:b/>
        </w:rPr>
        <w:t xml:space="preserve">into your Arena database </w:t>
      </w:r>
      <w:r>
        <w:t>to install the required SQL functions.</w:t>
      </w:r>
      <w:r>
        <w:br/>
      </w:r>
    </w:p>
    <w:p w:rsidR="002279F9" w:rsidRDefault="00315C47" w:rsidP="00315C47">
      <w:pPr>
        <w:pStyle w:val="ListParagraph"/>
        <w:numPr>
          <w:ilvl w:val="0"/>
          <w:numId w:val="48"/>
        </w:numPr>
      </w:pPr>
      <w:r>
        <w:t xml:space="preserve">Follow the instructions in the </w:t>
      </w:r>
      <w:r w:rsidR="00F9490E">
        <w:fldChar w:fldCharType="begin"/>
      </w:r>
      <w:r>
        <w:instrText xml:space="preserve"> REF _Ref284835655 \h </w:instrText>
      </w:r>
      <w:r w:rsidR="00F9490E">
        <w:fldChar w:fldCharType="separate"/>
      </w:r>
      <w:r w:rsidR="00C52CC8">
        <w:t>Reporting Services Attendance Label</w:t>
      </w:r>
      <w:r w:rsidR="00F9490E">
        <w:fldChar w:fldCharType="end"/>
      </w:r>
      <w:r>
        <w:t xml:space="preserve"> section of this document to attach your labels to attendance types.</w:t>
      </w:r>
    </w:p>
    <w:p w:rsidR="002279F9" w:rsidRDefault="002279F9" w:rsidP="002279F9">
      <w:pPr>
        <w:pStyle w:val="Heading1"/>
      </w:pPr>
      <w:bookmarkStart w:id="211" w:name="_Toc297628904"/>
      <w:r>
        <w:lastRenderedPageBreak/>
        <w:t>Other Things to Consider</w:t>
      </w:r>
      <w:bookmarkEnd w:id="211"/>
    </w:p>
    <w:p w:rsidR="002279F9" w:rsidRDefault="002279F9" w:rsidP="002279F9">
      <w:r>
        <w:t>As mentioned earlier, we have a few other things to help manage the system.  They are detailed in this section.</w:t>
      </w:r>
    </w:p>
    <w:p w:rsidR="002279F9" w:rsidRDefault="002279F9" w:rsidP="002279F9">
      <w:pPr>
        <w:pStyle w:val="Heading2"/>
      </w:pPr>
      <w:bookmarkStart w:id="212" w:name="_Ref230494491"/>
      <w:bookmarkStart w:id="213" w:name="_Ref230494518"/>
      <w:bookmarkStart w:id="214" w:name="_Toc297628905"/>
      <w:r>
        <w:t>SQL Server Agent Jobs</w:t>
      </w:r>
      <w:bookmarkEnd w:id="212"/>
      <w:bookmarkEnd w:id="213"/>
      <w:bookmarkEnd w:id="214"/>
    </w:p>
    <w:p w:rsidR="002279F9" w:rsidRDefault="002279F9" w:rsidP="002279F9">
      <w:pPr>
        <w:pStyle w:val="Heading3"/>
      </w:pPr>
      <w:r w:rsidRPr="0080727C">
        <w:t>Create occurrences (2 hours future)</w:t>
      </w:r>
    </w:p>
    <w:p w:rsidR="002279F9" w:rsidRDefault="002279F9" w:rsidP="002279F9">
      <w:r>
        <w:t>This job creates the future occurrences that are needed for the Sunday morning and Saturday/Sunday night services.  We only run it Sunday morning every 30 minutes from 7 to 9:30 AM and then on Saturday and Sunday night from 4 to 5 PM.</w:t>
      </w:r>
    </w:p>
    <w:p w:rsidR="002279F9" w:rsidRDefault="002279F9" w:rsidP="002279F9"/>
    <w:p w:rsidR="002279F9" w:rsidRPr="0080727C" w:rsidRDefault="002279F9" w:rsidP="002279F9">
      <w:pPr>
        <w:pStyle w:val="CodeBlock"/>
      </w:pPr>
      <w:r w:rsidRPr="0080727C">
        <w:rPr>
          <w:color w:val="0000FF"/>
        </w:rPr>
        <w:t>declare</w:t>
      </w:r>
      <w:r w:rsidRPr="0080727C">
        <w:t xml:space="preserve"> @TwoHoursFromNow datetime</w:t>
      </w:r>
    </w:p>
    <w:p w:rsidR="002279F9" w:rsidRPr="0080727C" w:rsidRDefault="002279F9" w:rsidP="002279F9">
      <w:pPr>
        <w:pStyle w:val="CodeBlock"/>
      </w:pPr>
      <w:r w:rsidRPr="0080727C">
        <w:rPr>
          <w:color w:val="0000FF"/>
        </w:rPr>
        <w:t>set</w:t>
      </w:r>
      <w:r w:rsidRPr="0080727C">
        <w:t xml:space="preserve"> @TwoHoursFromNow = DATEADD( mi, 120, getdate() )</w:t>
      </w:r>
    </w:p>
    <w:p w:rsidR="002279F9" w:rsidRPr="0080727C" w:rsidRDefault="002279F9" w:rsidP="002279F9">
      <w:pPr>
        <w:pStyle w:val="CodeBlock"/>
      </w:pPr>
    </w:p>
    <w:p w:rsidR="002279F9" w:rsidRPr="0080727C" w:rsidRDefault="002279F9" w:rsidP="002279F9">
      <w:pPr>
        <w:pStyle w:val="CodeBlock"/>
      </w:pPr>
      <w:r w:rsidRPr="0080727C">
        <w:rPr>
          <w:color w:val="0000FF"/>
        </w:rPr>
        <w:t>exec</w:t>
      </w:r>
      <w:r w:rsidRPr="0080727C">
        <w:t xml:space="preserve"> core_sp_generate_active_occurrences @TwoHoursFromNow, 30, </w:t>
      </w:r>
      <w:r w:rsidRPr="0080727C">
        <w:rPr>
          <w:color w:val="006080"/>
        </w:rPr>
        <w:t>'OccurrenceGenerator2'</w:t>
      </w:r>
    </w:p>
    <w:p w:rsidR="002279F9" w:rsidRDefault="002279F9" w:rsidP="002279F9"/>
    <w:p w:rsidR="002279F9" w:rsidRDefault="002279F9" w:rsidP="002279F9">
      <w:pPr>
        <w:pStyle w:val="Heading3"/>
      </w:pPr>
      <w:r w:rsidRPr="008C0AF2">
        <w:t>Check-in Reset Security Codes</w:t>
      </w:r>
    </w:p>
    <w:p w:rsidR="002279F9" w:rsidRDefault="002279F9" w:rsidP="002279F9">
      <w:r>
        <w:t xml:space="preserve">This job resets the numeric portion of our default Security Code provider (the records in the </w:t>
      </w:r>
      <w:proofErr w:type="spellStart"/>
      <w:r>
        <w:t>cust_cccev_ckin_security_code</w:t>
      </w:r>
      <w:proofErr w:type="spellEnd"/>
      <w:r>
        <w:t xml:space="preserve"> table) by running the </w:t>
      </w:r>
      <w:proofErr w:type="spellStart"/>
      <w:r w:rsidRPr="008C0AF2">
        <w:t>cust_cccev_ckin_sp_update_security_code_clearAssignDate</w:t>
      </w:r>
      <w:proofErr w:type="spellEnd"/>
      <w:r>
        <w:t xml:space="preserve"> procedure on Friday at 5 PM.</w:t>
      </w:r>
    </w:p>
    <w:p w:rsidR="002279F9" w:rsidRPr="008C0AF2" w:rsidRDefault="002279F9" w:rsidP="002279F9"/>
    <w:p w:rsidR="002279F9" w:rsidRDefault="002279F9" w:rsidP="002279F9">
      <w:pPr>
        <w:pStyle w:val="Heading2"/>
        <w:pageBreakBefore/>
      </w:pPr>
      <w:bookmarkStart w:id="215" w:name="_Ref246139745"/>
      <w:bookmarkStart w:id="216" w:name="_Toc297628906"/>
      <w:r>
        <w:lastRenderedPageBreak/>
        <w:t>Other Custom Administrative Modules</w:t>
      </w:r>
      <w:bookmarkEnd w:id="215"/>
      <w:bookmarkEnd w:id="216"/>
    </w:p>
    <w:p w:rsidR="002279F9" w:rsidRDefault="002279F9" w:rsidP="002279F9">
      <w:r>
        <w:t>This section documents various supporting custom modules which are useful in administering the Check-In system.</w:t>
      </w:r>
    </w:p>
    <w:p w:rsidR="002279F9" w:rsidRDefault="002279F9" w:rsidP="002279F9"/>
    <w:p w:rsidR="002279F9" w:rsidRDefault="002279F9" w:rsidP="002279F9">
      <w:pPr>
        <w:pStyle w:val="Heading3"/>
      </w:pPr>
      <w:bookmarkStart w:id="217" w:name="_Ref277834817"/>
      <w:r>
        <w:t>Kiosk Management Page</w:t>
      </w:r>
      <w:bookmarkEnd w:id="217"/>
    </w:p>
    <w:p w:rsidR="002279F9" w:rsidRDefault="002279F9" w:rsidP="002279F9">
      <w:r>
        <w:t>As of version 1.3, a page which includes our custom Kiosk Admin module is created when you install the system.  This module allows a new kiosk to be registered in Arena and provides very limited edit capability of the kiosk.  For anything beyond what is provided by this module please use Arena’s Kiosk administration feature.</w:t>
      </w:r>
    </w:p>
    <w:p w:rsidR="002279F9" w:rsidRDefault="002279F9" w:rsidP="002279F9"/>
    <w:p w:rsidR="002279F9" w:rsidRDefault="002279F9" w:rsidP="002279F9">
      <w:r>
        <w:rPr>
          <w:noProof/>
        </w:rPr>
        <w:drawing>
          <wp:inline distT="0" distB="0" distL="0" distR="0">
            <wp:extent cx="5577840" cy="4883323"/>
            <wp:effectExtent l="19050" t="0" r="3810" b="0"/>
            <wp:docPr id="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srcRect/>
                    <a:stretch>
                      <a:fillRect/>
                    </a:stretch>
                  </pic:blipFill>
                  <pic:spPr bwMode="auto">
                    <a:xfrm>
                      <a:off x="0" y="0"/>
                      <a:ext cx="5577840" cy="4883323"/>
                    </a:xfrm>
                    <a:prstGeom prst="rect">
                      <a:avLst/>
                    </a:prstGeom>
                    <a:noFill/>
                    <a:ln w="9525">
                      <a:noFill/>
                      <a:miter lim="800000"/>
                      <a:headEnd/>
                      <a:tailEnd/>
                    </a:ln>
                  </pic:spPr>
                </pic:pic>
              </a:graphicData>
            </a:graphic>
          </wp:inline>
        </w:drawing>
      </w:r>
    </w:p>
    <w:p w:rsidR="002279F9" w:rsidRPr="00837C1B" w:rsidRDefault="002279F9" w:rsidP="002279F9"/>
    <w:p w:rsidR="002279F9" w:rsidRDefault="002279F9" w:rsidP="002279F9">
      <w:pPr>
        <w:pStyle w:val="Heading3"/>
      </w:pPr>
      <w:r>
        <w:t>Attendance Type List Summary</w:t>
      </w:r>
    </w:p>
    <w:p w:rsidR="002279F9" w:rsidRDefault="002279F9" w:rsidP="002279F9">
      <w:r>
        <w:t>This module provides a summary view of Attendance Types and associated Extended Attributes.  You’ll want to place this module at the top of your standard Attendance Types page (</w:t>
      </w:r>
      <w:proofErr w:type="spellStart"/>
      <w:r>
        <w:t>pageID</w:t>
      </w:r>
      <w:proofErr w:type="spellEnd"/>
      <w:r>
        <w:t xml:space="preserve"> 1432).</w:t>
      </w:r>
    </w:p>
    <w:p w:rsidR="002279F9" w:rsidRDefault="002279F9" w:rsidP="002279F9"/>
    <w:p w:rsidR="002279F9" w:rsidRDefault="002279F9" w:rsidP="002279F9">
      <w:r>
        <w:lastRenderedPageBreak/>
        <w:t xml:space="preserve">Using the “Show Summary” link, an alternate view shows the essential Attendance Type criteria along with the classroom locations as shown in </w:t>
      </w:r>
      <w:r w:rsidR="00F9490E">
        <w:fldChar w:fldCharType="begin"/>
      </w:r>
      <w:r>
        <w:instrText xml:space="preserve"> REF _Ref223609716 \h </w:instrText>
      </w:r>
      <w:r w:rsidR="00F9490E">
        <w:fldChar w:fldCharType="separate"/>
      </w:r>
      <w:r w:rsidR="00C52CC8">
        <w:t xml:space="preserve">Figure </w:t>
      </w:r>
      <w:r w:rsidR="00C52CC8">
        <w:rPr>
          <w:noProof/>
        </w:rPr>
        <w:t>14</w:t>
      </w:r>
      <w:r w:rsidR="00F9490E">
        <w:fldChar w:fldCharType="end"/>
      </w:r>
      <w:r>
        <w:t>.</w:t>
      </w:r>
    </w:p>
    <w:p w:rsidR="002279F9" w:rsidRDefault="002279F9" w:rsidP="002279F9"/>
    <w:p w:rsidR="002279F9" w:rsidRDefault="00F9490E" w:rsidP="002279F9">
      <w:pPr>
        <w:keepNext/>
      </w:pPr>
      <w:r>
        <w:rPr>
          <w:noProof/>
        </w:rPr>
        <w:pict>
          <v:shape id="_x0000_s1247" type="#_x0000_t62" style="position:absolute;margin-left:83.4pt;margin-top:23.9pt;width:103.1pt;height:51pt;z-index:251663360" adj="-4504,19292" fillcolor="white [3201]" strokecolor="#9bbb59 [3206]" strokeweight="2.5pt">
            <v:shadow color="#868686"/>
            <v:textbox>
              <w:txbxContent>
                <w:p w:rsidR="00152A52" w:rsidRDefault="00152A52" w:rsidP="002279F9">
                  <w:r>
                    <w:t>Click to display an alternate summary view</w:t>
                  </w:r>
                </w:p>
              </w:txbxContent>
            </v:textbox>
          </v:shape>
        </w:pict>
      </w:r>
      <w:r w:rsidR="002279F9">
        <w:rPr>
          <w:noProof/>
        </w:rPr>
        <w:drawing>
          <wp:inline distT="0" distB="0" distL="0" distR="0">
            <wp:extent cx="5577840" cy="1894003"/>
            <wp:effectExtent l="19050" t="0" r="3810" b="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4" cstate="print"/>
                    <a:srcRect/>
                    <a:stretch>
                      <a:fillRect/>
                    </a:stretch>
                  </pic:blipFill>
                  <pic:spPr bwMode="auto">
                    <a:xfrm>
                      <a:off x="0" y="0"/>
                      <a:ext cx="5577840" cy="1894003"/>
                    </a:xfrm>
                    <a:prstGeom prst="rect">
                      <a:avLst/>
                    </a:prstGeom>
                    <a:noFill/>
                    <a:ln w="9525">
                      <a:noFill/>
                      <a:miter lim="800000"/>
                      <a:headEnd/>
                      <a:tailEnd/>
                    </a:ln>
                  </pic:spPr>
                </pic:pic>
              </a:graphicData>
            </a:graphic>
          </wp:inline>
        </w:drawing>
      </w:r>
    </w:p>
    <w:p w:rsidR="002279F9" w:rsidRDefault="002279F9" w:rsidP="002279F9">
      <w:pPr>
        <w:pStyle w:val="Caption"/>
      </w:pPr>
      <w:bookmarkStart w:id="218" w:name="_Ref223837856"/>
      <w:r>
        <w:t xml:space="preserve">Figure </w:t>
      </w:r>
      <w:fldSimple w:instr=" SEQ Figure \* ARABIC ">
        <w:r w:rsidR="00C52CC8">
          <w:rPr>
            <w:noProof/>
          </w:rPr>
          <w:t>13</w:t>
        </w:r>
      </w:fldSimple>
      <w:bookmarkEnd w:id="218"/>
      <w:r>
        <w:t xml:space="preserve"> - Show Summary link</w:t>
      </w:r>
    </w:p>
    <w:p w:rsidR="002279F9" w:rsidRDefault="002279F9" w:rsidP="002279F9"/>
    <w:p w:rsidR="002279F9" w:rsidRDefault="002279F9" w:rsidP="002279F9">
      <w:pPr>
        <w:keepNext/>
      </w:pPr>
      <w:r>
        <w:rPr>
          <w:noProof/>
        </w:rPr>
        <w:drawing>
          <wp:inline distT="0" distB="0" distL="0" distR="0">
            <wp:extent cx="5577840" cy="2777134"/>
            <wp:effectExtent l="19050" t="0" r="381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cstate="print"/>
                    <a:srcRect/>
                    <a:stretch>
                      <a:fillRect/>
                    </a:stretch>
                  </pic:blipFill>
                  <pic:spPr bwMode="auto">
                    <a:xfrm>
                      <a:off x="0" y="0"/>
                      <a:ext cx="5577840" cy="2777134"/>
                    </a:xfrm>
                    <a:prstGeom prst="rect">
                      <a:avLst/>
                    </a:prstGeom>
                    <a:noFill/>
                    <a:ln w="9525">
                      <a:noFill/>
                      <a:miter lim="800000"/>
                      <a:headEnd/>
                      <a:tailEnd/>
                    </a:ln>
                  </pic:spPr>
                </pic:pic>
              </a:graphicData>
            </a:graphic>
          </wp:inline>
        </w:drawing>
      </w:r>
    </w:p>
    <w:p w:rsidR="002279F9" w:rsidRDefault="002279F9" w:rsidP="002279F9">
      <w:pPr>
        <w:pStyle w:val="Caption"/>
      </w:pPr>
      <w:bookmarkStart w:id="219" w:name="_Ref223609716"/>
      <w:r>
        <w:t xml:space="preserve">Figure </w:t>
      </w:r>
      <w:fldSimple w:instr=" SEQ Figure \* ARABIC ">
        <w:r w:rsidR="00C52CC8">
          <w:rPr>
            <w:noProof/>
          </w:rPr>
          <w:t>14</w:t>
        </w:r>
      </w:fldSimple>
      <w:bookmarkEnd w:id="219"/>
      <w:r>
        <w:t xml:space="preserve"> – Consolidated view of Attendance Types, Extended Attributes, and Locations</w:t>
      </w:r>
    </w:p>
    <w:p w:rsidR="002279F9" w:rsidRDefault="002279F9" w:rsidP="002279F9"/>
    <w:p w:rsidR="002279F9" w:rsidRDefault="002279F9" w:rsidP="002279F9">
      <w:r>
        <w:t>The summary can also be filtered by the frequency start time. Locations which are closed will appear with a red line though them.</w:t>
      </w:r>
    </w:p>
    <w:p w:rsidR="002279F9" w:rsidRPr="00730094" w:rsidRDefault="002279F9" w:rsidP="002279F9"/>
    <w:p w:rsidR="002279F9" w:rsidRDefault="002279F9" w:rsidP="002279F9">
      <w:pPr>
        <w:pStyle w:val="Heading3"/>
      </w:pPr>
      <w:r>
        <w:t>Occurrence Type Attribute List</w:t>
      </w:r>
    </w:p>
    <w:p w:rsidR="002279F9" w:rsidRDefault="002279F9" w:rsidP="002279F9">
      <w:r>
        <w:t xml:space="preserve">The Occurrence Type Attribute List shows an ordered list of all corresponding Extended Attributes for the </w:t>
      </w:r>
      <w:r w:rsidRPr="00931BBB">
        <w:rPr>
          <w:i/>
        </w:rPr>
        <w:t>ordered</w:t>
      </w:r>
      <w:r>
        <w:t xml:space="preserve"> list of Attendance Types.  You’ll want to place this module at the bottom of your standard Attendance Types page (</w:t>
      </w:r>
      <w:proofErr w:type="spellStart"/>
      <w:r>
        <w:t>pageID</w:t>
      </w:r>
      <w:proofErr w:type="spellEnd"/>
      <w:r>
        <w:t xml:space="preserve"> 1432).</w:t>
      </w:r>
    </w:p>
    <w:p w:rsidR="002279F9" w:rsidRDefault="002279F9" w:rsidP="002279F9"/>
    <w:p w:rsidR="002279F9" w:rsidRDefault="002279F9" w:rsidP="002279F9">
      <w:r>
        <w:t xml:space="preserve">Using this module you create the extended attributes (ability level, special needs, </w:t>
      </w:r>
      <w:proofErr w:type="gramStart"/>
      <w:r>
        <w:t>last</w:t>
      </w:r>
      <w:proofErr w:type="gramEnd"/>
      <w:r>
        <w:t xml:space="preserve"> name range) for a particular Attendance Type.</w:t>
      </w:r>
    </w:p>
    <w:p w:rsidR="002279F9" w:rsidRDefault="002279F9" w:rsidP="002279F9"/>
    <w:p w:rsidR="002279F9" w:rsidRDefault="002279F9" w:rsidP="002279F9">
      <w:pPr>
        <w:keepNext/>
      </w:pPr>
      <w:r>
        <w:rPr>
          <w:noProof/>
        </w:rPr>
        <w:lastRenderedPageBreak/>
        <w:drawing>
          <wp:inline distT="0" distB="0" distL="0" distR="0">
            <wp:extent cx="5248275" cy="3472012"/>
            <wp:effectExtent l="19050" t="0" r="9525" b="0"/>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cstate="print"/>
                    <a:srcRect/>
                    <a:stretch>
                      <a:fillRect/>
                    </a:stretch>
                  </pic:blipFill>
                  <pic:spPr bwMode="auto">
                    <a:xfrm>
                      <a:off x="0" y="0"/>
                      <a:ext cx="5253774" cy="3475650"/>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15</w:t>
        </w:r>
      </w:fldSimple>
      <w:r>
        <w:t xml:space="preserve"> - Occurrence Type Attribute List (Extended Attributes) Module</w:t>
      </w:r>
    </w:p>
    <w:p w:rsidR="002279F9" w:rsidRPr="00E35563" w:rsidRDefault="002279F9" w:rsidP="002279F9">
      <w:r>
        <w:t xml:space="preserve"> </w:t>
      </w:r>
    </w:p>
    <w:p w:rsidR="002279F9" w:rsidRDefault="002279F9" w:rsidP="002279F9">
      <w:pPr>
        <w:pStyle w:val="Heading3"/>
        <w:pageBreakBefore/>
      </w:pPr>
      <w:r>
        <w:lastRenderedPageBreak/>
        <w:t>Move Attendance</w:t>
      </w:r>
    </w:p>
    <w:p w:rsidR="002279F9" w:rsidRDefault="002279F9" w:rsidP="002279F9">
      <w:r>
        <w:t>The move attendance module is nice to have if you have the need to move all the attendance records from one occurrence to another (when you want to delete the old attendance types/occurrences but don’t want to lose the attendance records tied to them).</w:t>
      </w:r>
    </w:p>
    <w:p w:rsidR="002279F9" w:rsidRDefault="002279F9" w:rsidP="002279F9"/>
    <w:p w:rsidR="002279F9" w:rsidRDefault="002279F9" w:rsidP="002279F9">
      <w:r>
        <w:t>You’ll typically want to put this module on the Attendance Occurrence page (</w:t>
      </w:r>
      <w:proofErr w:type="spellStart"/>
      <w:r>
        <w:t>pageID</w:t>
      </w:r>
      <w:proofErr w:type="spellEnd"/>
      <w:r>
        <w:t xml:space="preserve"> 1115).  It appears as a small “Move Attendance” button as shown in </w:t>
      </w:r>
      <w:r w:rsidR="00F9490E">
        <w:fldChar w:fldCharType="begin"/>
      </w:r>
      <w:r>
        <w:instrText xml:space="preserve"> REF _Ref223538280 \h </w:instrText>
      </w:r>
      <w:r w:rsidR="00F9490E">
        <w:fldChar w:fldCharType="separate"/>
      </w:r>
      <w:r w:rsidR="00C52CC8">
        <w:t xml:space="preserve">Figure </w:t>
      </w:r>
      <w:r w:rsidR="00C52CC8">
        <w:rPr>
          <w:noProof/>
        </w:rPr>
        <w:t>16</w:t>
      </w:r>
      <w:r w:rsidR="00F9490E">
        <w:fldChar w:fldCharType="end"/>
      </w:r>
      <w:r>
        <w:t>.</w:t>
      </w:r>
    </w:p>
    <w:p w:rsidR="002279F9" w:rsidRDefault="002279F9" w:rsidP="002279F9"/>
    <w:p w:rsidR="002279F9" w:rsidRDefault="002279F9" w:rsidP="002279F9">
      <w:pPr>
        <w:keepNext/>
      </w:pPr>
      <w:r>
        <w:rPr>
          <w:noProof/>
        </w:rPr>
        <w:drawing>
          <wp:inline distT="0" distB="0" distL="0" distR="0">
            <wp:extent cx="4033661" cy="3827774"/>
            <wp:effectExtent l="19050" t="0" r="4939" b="0"/>
            <wp:docPr id="48"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7" cstate="print"/>
                    <a:srcRect/>
                    <a:stretch>
                      <a:fillRect/>
                    </a:stretch>
                  </pic:blipFill>
                  <pic:spPr bwMode="auto">
                    <a:xfrm>
                      <a:off x="0" y="0"/>
                      <a:ext cx="4033460" cy="3827584"/>
                    </a:xfrm>
                    <a:prstGeom prst="rect">
                      <a:avLst/>
                    </a:prstGeom>
                    <a:noFill/>
                    <a:ln w="9525">
                      <a:noFill/>
                      <a:miter lim="800000"/>
                      <a:headEnd/>
                      <a:tailEnd/>
                    </a:ln>
                  </pic:spPr>
                </pic:pic>
              </a:graphicData>
            </a:graphic>
          </wp:inline>
        </w:drawing>
      </w:r>
    </w:p>
    <w:p w:rsidR="002279F9" w:rsidRDefault="002279F9" w:rsidP="002279F9">
      <w:pPr>
        <w:pStyle w:val="Caption"/>
      </w:pPr>
      <w:bookmarkStart w:id="220" w:name="_Ref223538280"/>
      <w:r>
        <w:t xml:space="preserve">Figure </w:t>
      </w:r>
      <w:fldSimple w:instr=" SEQ Figure \* ARABIC ">
        <w:r w:rsidR="00C52CC8">
          <w:rPr>
            <w:noProof/>
          </w:rPr>
          <w:t>16</w:t>
        </w:r>
      </w:fldSimple>
      <w:bookmarkEnd w:id="220"/>
      <w:r>
        <w:t xml:space="preserve"> - Attendance Occurrence page with the Move Attendance module</w:t>
      </w:r>
    </w:p>
    <w:p w:rsidR="002279F9" w:rsidRDefault="002279F9" w:rsidP="002279F9"/>
    <w:p w:rsidR="002279F9" w:rsidRDefault="002279F9" w:rsidP="002279F9">
      <w:r>
        <w:t>After pressing the button you can then select the new, target Attendance Type and its corresponding Occurrence to designate where you want to move the attendance records.</w:t>
      </w:r>
    </w:p>
    <w:p w:rsidR="002279F9" w:rsidRDefault="002279F9" w:rsidP="002279F9"/>
    <w:p w:rsidR="002279F9" w:rsidRDefault="002279F9" w:rsidP="002279F9">
      <w:r>
        <w:rPr>
          <w:noProof/>
        </w:rPr>
        <w:drawing>
          <wp:inline distT="0" distB="0" distL="0" distR="0">
            <wp:extent cx="5452745" cy="1151255"/>
            <wp:effectExtent l="19050" t="0" r="0" b="0"/>
            <wp:docPr id="49"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8" cstate="print"/>
                    <a:srcRect/>
                    <a:stretch>
                      <a:fillRect/>
                    </a:stretch>
                  </pic:blipFill>
                  <pic:spPr bwMode="auto">
                    <a:xfrm>
                      <a:off x="0" y="0"/>
                      <a:ext cx="5452745" cy="1151255"/>
                    </a:xfrm>
                    <a:prstGeom prst="rect">
                      <a:avLst/>
                    </a:prstGeom>
                    <a:noFill/>
                    <a:ln w="9525">
                      <a:noFill/>
                      <a:miter lim="800000"/>
                      <a:headEnd/>
                      <a:tailEnd/>
                    </a:ln>
                  </pic:spPr>
                </pic:pic>
              </a:graphicData>
            </a:graphic>
          </wp:inline>
        </w:drawing>
      </w:r>
    </w:p>
    <w:p w:rsidR="002279F9" w:rsidRDefault="002279F9" w:rsidP="002279F9">
      <w:pPr>
        <w:pStyle w:val="Heading3"/>
      </w:pPr>
      <w:r>
        <w:lastRenderedPageBreak/>
        <w:t>Test Printer Labels</w:t>
      </w:r>
    </w:p>
    <w:p w:rsidR="002279F9" w:rsidRDefault="002279F9" w:rsidP="002279F9">
      <w:r>
        <w:t xml:space="preserve">This utility module lets test label printing to one or more printers at the same time.  Once you’ve selected some printers, you can print a single “test” label, individual parts of the label set, or if you provide a </w:t>
      </w:r>
      <w:proofErr w:type="spellStart"/>
      <w:r>
        <w:t>personID</w:t>
      </w:r>
      <w:proofErr w:type="spellEnd"/>
      <w:r>
        <w:t xml:space="preserve"> you can print an actual label set using your configured </w:t>
      </w:r>
      <w:proofErr w:type="spellStart"/>
      <w:r w:rsidRPr="00436E13">
        <w:rPr>
          <w:rFonts w:ascii="Courier New" w:hAnsi="Courier New" w:cs="Courier New"/>
          <w:color w:val="31849B" w:themeColor="accent5" w:themeShade="BF"/>
        </w:rPr>
        <w:t>IPrintLabel</w:t>
      </w:r>
      <w:proofErr w:type="spellEnd"/>
      <w:r>
        <w:t xml:space="preserve"> provider. </w:t>
      </w:r>
    </w:p>
    <w:p w:rsidR="002279F9" w:rsidRDefault="002279F9" w:rsidP="002279F9"/>
    <w:p w:rsidR="002279F9" w:rsidRDefault="002279F9" w:rsidP="002279F9">
      <w:r>
        <w:t>You can install this page and module (</w:t>
      </w:r>
      <w:r w:rsidRPr="0039618C">
        <w:t>TestPrinterLabels_Page.xml</w:t>
      </w:r>
      <w:r>
        <w:t>) underneath your main Arena Check-in tab.</w:t>
      </w:r>
    </w:p>
    <w:p w:rsidR="002279F9" w:rsidRDefault="002279F9" w:rsidP="002279F9"/>
    <w:p w:rsidR="002279F9" w:rsidRDefault="002279F9" w:rsidP="002279F9">
      <w:pPr>
        <w:keepNext/>
      </w:pPr>
      <w:r>
        <w:rPr>
          <w:noProof/>
        </w:rPr>
        <w:drawing>
          <wp:inline distT="0" distB="0" distL="0" distR="0">
            <wp:extent cx="5577840" cy="5434339"/>
            <wp:effectExtent l="19050" t="0" r="3810" b="0"/>
            <wp:docPr id="50"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9" cstate="print"/>
                    <a:srcRect/>
                    <a:stretch>
                      <a:fillRect/>
                    </a:stretch>
                  </pic:blipFill>
                  <pic:spPr bwMode="auto">
                    <a:xfrm>
                      <a:off x="0" y="0"/>
                      <a:ext cx="5577840" cy="5434339"/>
                    </a:xfrm>
                    <a:prstGeom prst="rect">
                      <a:avLst/>
                    </a:prstGeom>
                    <a:noFill/>
                    <a:ln w="9525">
                      <a:noFill/>
                      <a:miter lim="800000"/>
                      <a:headEnd/>
                      <a:tailEnd/>
                    </a:ln>
                  </pic:spPr>
                </pic:pic>
              </a:graphicData>
            </a:graphic>
          </wp:inline>
        </w:drawing>
      </w:r>
    </w:p>
    <w:p w:rsidR="002279F9" w:rsidRDefault="002279F9" w:rsidP="002279F9">
      <w:pPr>
        <w:pStyle w:val="Caption"/>
      </w:pPr>
      <w:r>
        <w:t xml:space="preserve">Figure </w:t>
      </w:r>
      <w:fldSimple w:instr=" SEQ Figure \* ARABIC ">
        <w:r w:rsidR="00C52CC8">
          <w:rPr>
            <w:noProof/>
          </w:rPr>
          <w:t>17</w:t>
        </w:r>
      </w:fldSimple>
      <w:r>
        <w:t xml:space="preserve"> - the Test Printer Labels module</w:t>
      </w:r>
    </w:p>
    <w:p w:rsidR="002279F9" w:rsidRPr="00DF30C0" w:rsidRDefault="002279F9" w:rsidP="002279F9"/>
    <w:p w:rsidR="002279F9" w:rsidRPr="00DF30C0" w:rsidRDefault="002279F9" w:rsidP="002279F9">
      <w:r>
        <w:rPr>
          <w:noProof/>
        </w:rPr>
        <w:t xml:space="preserve"> </w:t>
      </w:r>
    </w:p>
    <w:p w:rsidR="002279F9" w:rsidRDefault="002279F9" w:rsidP="002279F9">
      <w:pPr>
        <w:pStyle w:val="Heading1"/>
      </w:pPr>
      <w:bookmarkStart w:id="221" w:name="_Toc297628907"/>
      <w:r>
        <w:lastRenderedPageBreak/>
        <w:t>Appendix</w:t>
      </w:r>
      <w:bookmarkEnd w:id="221"/>
    </w:p>
    <w:p w:rsidR="002279F9" w:rsidRDefault="002279F9" w:rsidP="002279F9">
      <w:pPr>
        <w:pStyle w:val="Heading2"/>
      </w:pPr>
      <w:bookmarkStart w:id="222" w:name="_Toc297628908"/>
      <w:r>
        <w:t>Arena Dependencies</w:t>
      </w:r>
      <w:bookmarkEnd w:id="222"/>
    </w:p>
    <w:p w:rsidR="002279F9" w:rsidRDefault="002279F9" w:rsidP="002279F9">
      <w:r>
        <w:t>The following Arena configurations are required in order for the system to work</w:t>
      </w:r>
    </w:p>
    <w:p w:rsidR="002279F9" w:rsidRDefault="002279F9" w:rsidP="002279F9"/>
    <w:p w:rsidR="002279F9" w:rsidRPr="00F63565" w:rsidRDefault="002279F9" w:rsidP="002279F9">
      <w:pPr>
        <w:pStyle w:val="ListParagraph"/>
        <w:numPr>
          <w:ilvl w:val="0"/>
          <w:numId w:val="46"/>
        </w:numPr>
      </w:pPr>
      <w:r>
        <w:t>Set the “</w:t>
      </w:r>
      <w:proofErr w:type="spellStart"/>
      <w:r w:rsidRPr="00F63565">
        <w:t>GradePromotionDate</w:t>
      </w:r>
      <w:proofErr w:type="spellEnd"/>
      <w:r>
        <w:t>” Organization setting</w:t>
      </w:r>
    </w:p>
    <w:p w:rsidR="002279F9" w:rsidRDefault="002279F9" w:rsidP="002279F9">
      <w:pPr>
        <w:pStyle w:val="Heading2"/>
      </w:pPr>
      <w:bookmarkStart w:id="223" w:name="_Toc297628909"/>
      <w:r>
        <w:t xml:space="preserve">Defining New Custom </w:t>
      </w:r>
      <w:proofErr w:type="spellStart"/>
      <w:r>
        <w:t>IPrintLabel</w:t>
      </w:r>
      <w:proofErr w:type="spellEnd"/>
      <w:r>
        <w:t xml:space="preserve"> Providers</w:t>
      </w:r>
      <w:bookmarkEnd w:id="223"/>
    </w:p>
    <w:p w:rsidR="002279F9" w:rsidRPr="00FA4A31" w:rsidRDefault="002279F9" w:rsidP="002279F9"/>
    <w:p w:rsidR="002279F9" w:rsidRDefault="002279F9" w:rsidP="002279F9">
      <w:pPr>
        <w:pStyle w:val="ListParagraph"/>
        <w:numPr>
          <w:ilvl w:val="0"/>
          <w:numId w:val="37"/>
        </w:numPr>
      </w:pPr>
      <w:r>
        <w:t>Edit the “</w:t>
      </w:r>
      <w:proofErr w:type="spellStart"/>
      <w:r>
        <w:t>CheckIn</w:t>
      </w:r>
      <w:proofErr w:type="spellEnd"/>
      <w:r>
        <w:t xml:space="preserve"> Print Label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Pr="00AF0A77" w:rsidRDefault="00DE74F0" w:rsidP="002279F9">
      <w:pPr>
        <w:pStyle w:val="ListParagraph"/>
        <w:numPr>
          <w:ilvl w:val="0"/>
          <w:numId w:val="37"/>
        </w:numPr>
      </w:pPr>
      <w:r>
        <w:t xml:space="preserve">To use a new label provider simply change the value in the appropriate module setting (see </w:t>
      </w:r>
      <w:r w:rsidR="00F9490E">
        <w:fldChar w:fldCharType="begin"/>
      </w:r>
      <w:r>
        <w:instrText xml:space="preserve"> REF _Ref286871297 \h </w:instrText>
      </w:r>
      <w:r w:rsidR="00F9490E">
        <w:fldChar w:fldCharType="separate"/>
      </w:r>
      <w:r w:rsidR="00C52CC8">
        <w:t>Module Settings</w:t>
      </w:r>
      <w:r w:rsidR="00F9490E">
        <w:fldChar w:fldCharType="end"/>
      </w:r>
      <w:r>
        <w:t>)</w:t>
      </w:r>
      <w:r w:rsidR="002279F9">
        <w:t>.</w:t>
      </w:r>
    </w:p>
    <w:p w:rsidR="002279F9" w:rsidRDefault="002279F9" w:rsidP="002279F9">
      <w:pPr>
        <w:pStyle w:val="Heading2"/>
      </w:pPr>
      <w:bookmarkStart w:id="224" w:name="_Toc297628910"/>
      <w:r>
        <w:t>Defining New Custom Security Code Provider</w:t>
      </w:r>
      <w:bookmarkEnd w:id="224"/>
    </w:p>
    <w:p w:rsidR="002279F9" w:rsidRPr="00FA4A31" w:rsidRDefault="002279F9" w:rsidP="002279F9"/>
    <w:p w:rsidR="002279F9" w:rsidRDefault="002279F9" w:rsidP="002279F9">
      <w:pPr>
        <w:pStyle w:val="ListParagraph"/>
        <w:numPr>
          <w:ilvl w:val="0"/>
          <w:numId w:val="38"/>
        </w:numPr>
      </w:pPr>
      <w:r>
        <w:t>Edit the “</w:t>
      </w:r>
      <w:proofErr w:type="spellStart"/>
      <w:r>
        <w:t>CheckIn</w:t>
      </w:r>
      <w:proofErr w:type="spellEnd"/>
      <w:r>
        <w:t xml:space="preserve"> Security Code System” Lookup Type and add your own lookup.  Put the value of your namespace and fully qualified </w:t>
      </w:r>
      <w:proofErr w:type="spellStart"/>
      <w:r>
        <w:t>classname</w:t>
      </w:r>
      <w:proofErr w:type="spellEnd"/>
      <w:r>
        <w:t xml:space="preserve"> into the respective fields.  Make note of the ID of this new lookup.</w:t>
      </w:r>
      <w:r>
        <w:br/>
      </w:r>
    </w:p>
    <w:p w:rsidR="002279F9" w:rsidRDefault="002279F9" w:rsidP="002279F9">
      <w:pPr>
        <w:pStyle w:val="ListParagraph"/>
        <w:numPr>
          <w:ilvl w:val="0"/>
          <w:numId w:val="38"/>
        </w:numPr>
      </w:pPr>
      <w:r>
        <w:t xml:space="preserve">Change the value in the </w:t>
      </w:r>
      <w:proofErr w:type="spellStart"/>
      <w:r>
        <w:t>SecurityCodeDefaultSystemID</w:t>
      </w:r>
      <w:proofErr w:type="spellEnd"/>
      <w:r>
        <w:t xml:space="preserve"> Organization setting to be the ID of the new lookup.</w:t>
      </w:r>
    </w:p>
    <w:p w:rsidR="002279F9" w:rsidRDefault="002279F9" w:rsidP="002279F9">
      <w:pPr>
        <w:pStyle w:val="Heading2"/>
      </w:pPr>
      <w:bookmarkStart w:id="225" w:name="_Toc297628911"/>
      <w:r>
        <w:t>Logging</w:t>
      </w:r>
      <w:bookmarkEnd w:id="225"/>
    </w:p>
    <w:p w:rsidR="002279F9" w:rsidRDefault="002279F9" w:rsidP="002279F9">
      <w:r>
        <w:t xml:space="preserve">As of v1.2.0, the attendance type (class) matching process can be logged to the database for troubleshooting purposes.  To enable logging, change the value of the </w:t>
      </w:r>
      <w:proofErr w:type="spellStart"/>
      <w:r>
        <w:t>IsEnabled</w:t>
      </w:r>
      <w:proofErr w:type="spellEnd"/>
      <w:r>
        <w:t xml:space="preserve"> qualifier of the </w:t>
      </w:r>
      <w:r>
        <w:rPr>
          <w:rFonts w:ascii="Courier New" w:hAnsi="Courier New" w:cs="Courier New"/>
          <w:noProof/>
          <w:color w:val="FF0000"/>
          <w:szCs w:val="20"/>
        </w:rPr>
        <w:t xml:space="preserve">Cccev App Log Type </w:t>
      </w:r>
      <w:r>
        <w:t xml:space="preserve">-&gt; </w:t>
      </w:r>
      <w:r>
        <w:rPr>
          <w:rFonts w:ascii="Courier New" w:hAnsi="Courier New" w:cs="Courier New"/>
          <w:noProof/>
          <w:color w:val="FF0000"/>
          <w:szCs w:val="20"/>
        </w:rPr>
        <w:t xml:space="preserve">Check-in </w:t>
      </w:r>
      <w:r>
        <w:t xml:space="preserve">lookup to true.  The </w:t>
      </w:r>
      <w:r>
        <w:rPr>
          <w:rFonts w:ascii="Courier New" w:hAnsi="Courier New" w:cs="Courier New"/>
          <w:noProof/>
          <w:szCs w:val="20"/>
        </w:rPr>
        <w:t xml:space="preserve">cust_cccev_applog </w:t>
      </w:r>
      <w:r>
        <w:t>table will hold an entry for each child being checked in to the system as seen in this example:</w:t>
      </w:r>
    </w:p>
    <w:p w:rsidR="002279F9" w:rsidRDefault="002279F9" w:rsidP="002279F9"/>
    <w:p w:rsidR="002279F9" w:rsidRPr="00AD6FC1" w:rsidRDefault="002279F9" w:rsidP="002279F9">
      <w:pPr>
        <w:pStyle w:val="CodeBlock"/>
      </w:pPr>
      <w:r w:rsidRPr="006E51E4">
        <w:t>Attendee: 78829 - Maddox White Attempting match: 6:30 PM (24) the Lodge (1-6) 8 am, 4:30 &amp; 6:30 pm Attempting match: 6:30 PM (24) the Lodge (1-6) 8 am, 4:30 &amp; 6:30 pm Attempting match: 6:30 PM (155) Preschool - Kindergarten 6:30 pm Attempting match: 6:30 PM (154) Preschool - 3, 4, 5 &amp; 6 year olds 6:30 pm Attempting match: 6:30 PM (95) Nursery (19 - 35 months) 4:30 &amp; 6:30 pm - Matched Age, Grade, Gender - FOUND MATCH!</w:t>
      </w:r>
    </w:p>
    <w:p w:rsidR="002279F9" w:rsidRDefault="002279F9" w:rsidP="002279F9">
      <w:pPr>
        <w:pStyle w:val="Heading2"/>
      </w:pPr>
      <w:bookmarkStart w:id="226" w:name="_Toc297628912"/>
      <w:r>
        <w:t>Reference</w:t>
      </w:r>
      <w:bookmarkEnd w:id="226"/>
    </w:p>
    <w:p w:rsidR="002279F9" w:rsidRPr="008C0AF2" w:rsidRDefault="002279F9" w:rsidP="002279F9">
      <w:r>
        <w:t xml:space="preserve">See the </w:t>
      </w:r>
      <w:r w:rsidRPr="008C0AF2">
        <w:rPr>
          <w:i/>
          <w:u w:val="single"/>
        </w:rPr>
        <w:t>Central Christian Church Check-In Wizard Developer’s Guide</w:t>
      </w:r>
      <w:r>
        <w:t xml:space="preserve"> for additional details not covered in this manual.</w:t>
      </w:r>
    </w:p>
    <w:p w:rsidR="002279F9" w:rsidRPr="00AF0A77" w:rsidRDefault="002279F9" w:rsidP="002279F9"/>
    <w:p w:rsidR="008C0AF2" w:rsidRPr="002279F9" w:rsidRDefault="008C0AF2" w:rsidP="002279F9"/>
    <w:sectPr w:rsidR="008C0AF2" w:rsidRPr="002279F9" w:rsidSect="00DC681C">
      <w:headerReference w:type="default" r:id="rId60"/>
      <w:footerReference w:type="even" r:id="rId61"/>
      <w:footerReference w:type="default" r:id="rId62"/>
      <w:pgSz w:w="12240" w:h="15840" w:code="1"/>
      <w:pgMar w:top="1296" w:right="1728" w:bottom="1296" w:left="1728"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B4B32" w:rsidRDefault="006B4B32">
      <w:r>
        <w:separator/>
      </w:r>
    </w:p>
  </w:endnote>
  <w:endnote w:type="continuationSeparator" w:id="0">
    <w:p w:rsidR="006B4B32" w:rsidRDefault="006B4B3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A52" w:rsidRDefault="00152A52" w:rsidP="009F78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52A52" w:rsidRDefault="00152A52" w:rsidP="009F78C3">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A52" w:rsidRPr="00B26544" w:rsidRDefault="00152A52" w:rsidP="00F23627">
    <w:pPr>
      <w:pStyle w:val="Footer"/>
      <w:pBdr>
        <w:top w:val="single" w:sz="24" w:space="1" w:color="9BBB59"/>
      </w:pBdr>
      <w:jc w:val="right"/>
      <w:rPr>
        <w:iCs/>
        <w:color w:val="8C8C8C"/>
        <w:sz w:val="18"/>
      </w:rPr>
    </w:pPr>
    <w:r w:rsidRPr="00B26544">
      <w:rPr>
        <w:iCs/>
        <w:color w:val="8C8C8C"/>
        <w:sz w:val="18"/>
      </w:rPr>
      <w:t>Check-in Wizard v1.</w:t>
    </w:r>
    <w:r w:rsidR="00F0492F">
      <w:rPr>
        <w:iCs/>
        <w:color w:val="8C8C8C"/>
        <w:sz w:val="18"/>
      </w:rPr>
      <w:t>4</w:t>
    </w:r>
    <w:r w:rsidRPr="00B26544">
      <w:rPr>
        <w:iCs/>
        <w:color w:val="8C8C8C"/>
        <w:sz w:val="18"/>
      </w:rPr>
      <w:t>.</w:t>
    </w:r>
    <w:r w:rsidR="00F0492F">
      <w:rPr>
        <w:iCs/>
        <w:color w:val="8C8C8C"/>
        <w:sz w:val="18"/>
      </w:rPr>
      <w:t>0</w:t>
    </w:r>
    <w:r w:rsidRPr="00B26544">
      <w:rPr>
        <w:iCs/>
        <w:color w:val="8C8C8C"/>
        <w:sz w:val="18"/>
      </w:rPr>
      <w:t xml:space="preserve"> for Arena v2010.1</w:t>
    </w:r>
  </w:p>
  <w:p w:rsidR="00152A52" w:rsidRDefault="00152A52" w:rsidP="00F23627">
    <w:pPr>
      <w:pStyle w:val="Footer"/>
    </w:pPr>
  </w:p>
  <w:p w:rsidR="00152A52" w:rsidRDefault="00152A52" w:rsidP="009F78C3">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B4B32" w:rsidRDefault="006B4B32">
      <w:r>
        <w:separator/>
      </w:r>
    </w:p>
  </w:footnote>
  <w:footnote w:type="continuationSeparator" w:id="0">
    <w:p w:rsidR="006B4B32" w:rsidRDefault="006B4B32">
      <w:r>
        <w:continuationSeparator/>
      </w:r>
    </w:p>
  </w:footnote>
  <w:footnote w:id="1">
    <w:p w:rsidR="00152A52" w:rsidRDefault="00152A52" w:rsidP="002279F9">
      <w:pPr>
        <w:pStyle w:val="FootnoteText"/>
      </w:pPr>
      <w:r>
        <w:rPr>
          <w:rStyle w:val="FootnoteReference"/>
        </w:rPr>
        <w:footnoteRef/>
      </w:r>
      <w:r>
        <w:t xml:space="preserve"> as of version 1.3.0</w:t>
      </w:r>
    </w:p>
  </w:footnote>
  <w:footnote w:id="2">
    <w:p w:rsidR="00152A52" w:rsidRPr="00A24FB6" w:rsidRDefault="00152A52" w:rsidP="002279F9">
      <w:pPr>
        <w:pStyle w:val="FootnoteText"/>
        <w:rPr>
          <w:rStyle w:val="FootnoteReference"/>
          <w:vertAlign w:val="baseline"/>
        </w:rPr>
      </w:pPr>
      <w:r>
        <w:rPr>
          <w:rStyle w:val="FootnoteReference"/>
        </w:rPr>
        <w:footnoteRef/>
      </w:r>
      <w:r>
        <w:t xml:space="preserve"> as of version 1.1.0</w:t>
      </w:r>
    </w:p>
  </w:footnote>
  <w:footnote w:id="3">
    <w:p w:rsidR="00152A52" w:rsidRDefault="00152A52" w:rsidP="002279F9">
      <w:pPr>
        <w:pStyle w:val="FootnoteText"/>
      </w:pPr>
      <w:r>
        <w:rPr>
          <w:rStyle w:val="FootnoteReference"/>
        </w:rPr>
        <w:footnoteRef/>
      </w:r>
      <w:r>
        <w:t xml:space="preserve"> as of version 1.3.0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2A52" w:rsidRDefault="00152A52" w:rsidP="002326DA">
    <w:pPr>
      <w:pStyle w:val="Header"/>
    </w:pPr>
    <w:r>
      <w:rPr>
        <w:noProof/>
      </w:rPr>
      <w:pict>
        <v:shapetype id="_x0000_t202" coordsize="21600,21600" o:spt="202" path="m,l,21600r21600,l21600,xe">
          <v:stroke joinstyle="miter"/>
          <v:path gradientshapeok="t" o:connecttype="rect"/>
        </v:shapetype>
        <v:shape id="_x0000_s2064" type="#_x0000_t202" style="position:absolute;left:0;text-align:left;margin-left:536.4pt;margin-top:-38.8pt;width:36pt;height:36.8pt;z-index:251656704;mso-position-horizontal-relative:page;mso-position-vertical-relative:margin;v-text-anchor:bottom" stroked="f">
          <v:shadow type="perspective" opacity=".5" origin=".5,.5" offset="4pt,5pt" offset2="20pt,22pt" matrix="1.25,,,1.25"/>
          <v:textbox style="mso-next-textbox:#_x0000_s2064" inset="0,0,0,0">
            <w:txbxContent>
              <w:p w:rsidR="00152A52" w:rsidRPr="00F23627" w:rsidRDefault="00152A52" w:rsidP="00F23627">
                <w:pPr>
                  <w:pStyle w:val="NoSpacing"/>
                  <w:pBdr>
                    <w:top w:val="single" w:sz="24" w:space="8" w:color="9BBB59"/>
                    <w:bottom w:val="single" w:sz="24" w:space="8" w:color="9BBB59"/>
                  </w:pBdr>
                  <w:jc w:val="center"/>
                  <w:rPr>
                    <w:rFonts w:ascii="Verdana" w:hAnsi="Verdana"/>
                    <w:sz w:val="24"/>
                    <w:szCs w:val="24"/>
                  </w:rPr>
                </w:pPr>
                <w:r w:rsidRPr="00F23627">
                  <w:rPr>
                    <w:rFonts w:ascii="Verdana" w:hAnsi="Verdana"/>
                    <w:sz w:val="24"/>
                    <w:szCs w:val="24"/>
                  </w:rPr>
                  <w:fldChar w:fldCharType="begin"/>
                </w:r>
                <w:r w:rsidRPr="00F23627">
                  <w:rPr>
                    <w:rFonts w:ascii="Verdana" w:hAnsi="Verdana"/>
                    <w:sz w:val="24"/>
                    <w:szCs w:val="24"/>
                  </w:rPr>
                  <w:instrText xml:space="preserve"> PAGE   \* MERGEFORMAT </w:instrText>
                </w:r>
                <w:r w:rsidRPr="00F23627">
                  <w:rPr>
                    <w:rFonts w:ascii="Verdana" w:hAnsi="Verdana"/>
                    <w:sz w:val="24"/>
                    <w:szCs w:val="24"/>
                  </w:rPr>
                  <w:fldChar w:fldCharType="separate"/>
                </w:r>
                <w:r w:rsidR="00BB2E82">
                  <w:rPr>
                    <w:rFonts w:ascii="Verdana" w:hAnsi="Verdana"/>
                    <w:noProof/>
                    <w:sz w:val="24"/>
                    <w:szCs w:val="24"/>
                  </w:rPr>
                  <w:t>2</w:t>
                </w:r>
                <w:r w:rsidRPr="00F23627">
                  <w:rPr>
                    <w:rFonts w:ascii="Verdana" w:hAnsi="Verdana"/>
                    <w:sz w:val="24"/>
                    <w:szCs w:val="24"/>
                  </w:rPr>
                  <w:fldChar w:fldCharType="end"/>
                </w:r>
              </w:p>
            </w:txbxContent>
          </v:textbox>
          <w10:wrap anchorx="page" anchory="margin"/>
        </v:shape>
      </w:pict>
    </w:r>
    <w:r>
      <w:rPr>
        <w:noProof/>
      </w:rPr>
      <w:t>Cccev/HDC</w:t>
    </w:r>
    <w:r>
      <w:t xml:space="preserve"> Check-in Wizard Admin Guide </w:t>
    </w:r>
  </w:p>
  <w:p w:rsidR="00152A52" w:rsidRPr="00AE7E93" w:rsidRDefault="00152A52" w:rsidP="002326DA">
    <w:pPr>
      <w:pStyle w:val="Header"/>
    </w:pPr>
    <w:r>
      <w:pict>
        <v:group id="_x0000_s2062" editas="canvas" style="width:6in;height:14.4pt;mso-position-horizontal-relative:char;mso-position-vertical-relative:line" coordorigin="2457,5769" coordsize="7200,24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left:2457;top:5769;width:7200;height:240" o:preferrelative="f">
            <v:fill o:detectmouseclick="t"/>
            <v:path o:extrusionok="t" o:connecttype="none"/>
            <o:lock v:ext="edit" text="t"/>
          </v:shape>
          <w10:wrap type="none"/>
          <w10:anchorlock/>
        </v:group>
      </w:pict>
    </w:r>
    <w:r>
      <w:rPr>
        <w:noProof/>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3in;height:3in" o:bullet="t"/>
    </w:pict>
  </w:numPicBullet>
  <w:numPicBullet w:numPicBulletId="1">
    <w:pict>
      <v:shape id="_x0000_i1067" type="#_x0000_t75" style="width:3in;height:3in" o:bullet="t"/>
    </w:pict>
  </w:numPicBullet>
  <w:numPicBullet w:numPicBulletId="2">
    <w:pict>
      <v:shape id="_x0000_i1068" type="#_x0000_t75" style="width:3in;height:3in" o:bullet="t"/>
    </w:pict>
  </w:numPicBullet>
  <w:abstractNum w:abstractNumId="0">
    <w:nsid w:val="FFFFFF7C"/>
    <w:multiLevelType w:val="singleLevel"/>
    <w:tmpl w:val="E98AFD40"/>
    <w:lvl w:ilvl="0">
      <w:start w:val="1"/>
      <w:numFmt w:val="decimal"/>
      <w:lvlText w:val="%1."/>
      <w:lvlJc w:val="left"/>
      <w:pPr>
        <w:tabs>
          <w:tab w:val="num" w:pos="1800"/>
        </w:tabs>
        <w:ind w:left="1800" w:hanging="360"/>
      </w:pPr>
    </w:lvl>
  </w:abstractNum>
  <w:abstractNum w:abstractNumId="1">
    <w:nsid w:val="FFFFFF7D"/>
    <w:multiLevelType w:val="singleLevel"/>
    <w:tmpl w:val="E97E4776"/>
    <w:lvl w:ilvl="0">
      <w:start w:val="1"/>
      <w:numFmt w:val="decimal"/>
      <w:lvlText w:val="%1."/>
      <w:lvlJc w:val="left"/>
      <w:pPr>
        <w:tabs>
          <w:tab w:val="num" w:pos="1440"/>
        </w:tabs>
        <w:ind w:left="1440" w:hanging="360"/>
      </w:pPr>
    </w:lvl>
  </w:abstractNum>
  <w:abstractNum w:abstractNumId="2">
    <w:nsid w:val="FFFFFF7E"/>
    <w:multiLevelType w:val="singleLevel"/>
    <w:tmpl w:val="A3F46F08"/>
    <w:lvl w:ilvl="0">
      <w:start w:val="1"/>
      <w:numFmt w:val="decimal"/>
      <w:lvlText w:val="%1."/>
      <w:lvlJc w:val="left"/>
      <w:pPr>
        <w:tabs>
          <w:tab w:val="num" w:pos="1080"/>
        </w:tabs>
        <w:ind w:left="1080" w:hanging="360"/>
      </w:pPr>
    </w:lvl>
  </w:abstractNum>
  <w:abstractNum w:abstractNumId="3">
    <w:nsid w:val="FFFFFF7F"/>
    <w:multiLevelType w:val="singleLevel"/>
    <w:tmpl w:val="623CFFAA"/>
    <w:lvl w:ilvl="0">
      <w:start w:val="1"/>
      <w:numFmt w:val="decimal"/>
      <w:pStyle w:val="ListNumber2"/>
      <w:lvlText w:val="%1."/>
      <w:lvlJc w:val="left"/>
      <w:pPr>
        <w:tabs>
          <w:tab w:val="num" w:pos="720"/>
        </w:tabs>
        <w:ind w:left="720" w:hanging="360"/>
      </w:pPr>
    </w:lvl>
  </w:abstractNum>
  <w:abstractNum w:abstractNumId="4">
    <w:nsid w:val="FFFFFF80"/>
    <w:multiLevelType w:val="singleLevel"/>
    <w:tmpl w:val="1CE860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53EC170"/>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534E46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379E192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3CC13C"/>
    <w:lvl w:ilvl="0">
      <w:start w:val="1"/>
      <w:numFmt w:val="decimal"/>
      <w:pStyle w:val="ListNumber"/>
      <w:lvlText w:val="%1."/>
      <w:lvlJc w:val="left"/>
      <w:pPr>
        <w:tabs>
          <w:tab w:val="num" w:pos="360"/>
        </w:tabs>
        <w:ind w:left="360" w:hanging="360"/>
      </w:pPr>
    </w:lvl>
  </w:abstractNum>
  <w:abstractNum w:abstractNumId="9">
    <w:nsid w:val="FFFFFF89"/>
    <w:multiLevelType w:val="singleLevel"/>
    <w:tmpl w:val="7988E284"/>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8114D1"/>
    <w:multiLevelType w:val="hybridMultilevel"/>
    <w:tmpl w:val="A9906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6226A25"/>
    <w:multiLevelType w:val="hybridMultilevel"/>
    <w:tmpl w:val="937A1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6482375"/>
    <w:multiLevelType w:val="hybridMultilevel"/>
    <w:tmpl w:val="0B6C9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75321D1"/>
    <w:multiLevelType w:val="hybridMultilevel"/>
    <w:tmpl w:val="177403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0EFA518B"/>
    <w:multiLevelType w:val="hybridMultilevel"/>
    <w:tmpl w:val="F4D2CD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665CAA"/>
    <w:multiLevelType w:val="hybridMultilevel"/>
    <w:tmpl w:val="6A9AF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7E9686C"/>
    <w:multiLevelType w:val="hybridMultilevel"/>
    <w:tmpl w:val="92101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C675FFC"/>
    <w:multiLevelType w:val="hybridMultilevel"/>
    <w:tmpl w:val="15DCF8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1C970DC4"/>
    <w:multiLevelType w:val="hybridMultilevel"/>
    <w:tmpl w:val="27C2B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00B04E6"/>
    <w:multiLevelType w:val="hybridMultilevel"/>
    <w:tmpl w:val="9624847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4323D03"/>
    <w:multiLevelType w:val="hybridMultilevel"/>
    <w:tmpl w:val="CFE4E0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683C7E"/>
    <w:multiLevelType w:val="hybridMultilevel"/>
    <w:tmpl w:val="B99E85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88E13C3"/>
    <w:multiLevelType w:val="multilevel"/>
    <w:tmpl w:val="C1EE4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9B53C3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DB8199A"/>
    <w:multiLevelType w:val="hybridMultilevel"/>
    <w:tmpl w:val="9D7871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3BB82F17"/>
    <w:multiLevelType w:val="hybridMultilevel"/>
    <w:tmpl w:val="86448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7A3C92"/>
    <w:multiLevelType w:val="hybridMultilevel"/>
    <w:tmpl w:val="F454D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0C3467"/>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nsid w:val="4B5D74FA"/>
    <w:multiLevelType w:val="hybridMultilevel"/>
    <w:tmpl w:val="C3E84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3AD6BBD"/>
    <w:multiLevelType w:val="hybridMultilevel"/>
    <w:tmpl w:val="FB9AC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3C621FB"/>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1">
    <w:nsid w:val="55556A84"/>
    <w:multiLevelType w:val="hybridMultilevel"/>
    <w:tmpl w:val="5330D1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6221B15"/>
    <w:multiLevelType w:val="hybridMultilevel"/>
    <w:tmpl w:val="3F88C8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8C4204B"/>
    <w:multiLevelType w:val="hybridMultilevel"/>
    <w:tmpl w:val="4F60A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C8359B"/>
    <w:multiLevelType w:val="hybridMultilevel"/>
    <w:tmpl w:val="D2CECC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5A331098"/>
    <w:multiLevelType w:val="hybridMultilevel"/>
    <w:tmpl w:val="06AC60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nsid w:val="6273222A"/>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63AD4287"/>
    <w:multiLevelType w:val="hybridMultilevel"/>
    <w:tmpl w:val="094A9B1E"/>
    <w:lvl w:ilvl="0" w:tplc="0409000F">
      <w:start w:val="1"/>
      <w:numFmt w:val="decimal"/>
      <w:lvlText w:val="%1."/>
      <w:lvlJc w:val="left"/>
      <w:pPr>
        <w:ind w:left="720" w:hanging="360"/>
      </w:pPr>
      <w:rPr>
        <w:rFonts w:hint="default"/>
      </w:rPr>
    </w:lvl>
    <w:lvl w:ilvl="1" w:tplc="04090017">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62E4F23"/>
    <w:multiLevelType w:val="hybridMultilevel"/>
    <w:tmpl w:val="6F4A0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6CF4DBC"/>
    <w:multiLevelType w:val="hybridMultilevel"/>
    <w:tmpl w:val="F5D6D54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40">
    <w:nsid w:val="6DA92EF0"/>
    <w:multiLevelType w:val="hybridMultilevel"/>
    <w:tmpl w:val="AC8E6F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nsid w:val="6F0E34E9"/>
    <w:multiLevelType w:val="hybridMultilevel"/>
    <w:tmpl w:val="06CAB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FAF6D2D"/>
    <w:multiLevelType w:val="hybridMultilevel"/>
    <w:tmpl w:val="9E6E67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7DF7839"/>
    <w:multiLevelType w:val="multilevel"/>
    <w:tmpl w:val="24CC091C"/>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4">
    <w:nsid w:val="7D6C6CA3"/>
    <w:multiLevelType w:val="hybridMultilevel"/>
    <w:tmpl w:val="EA60F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FC69BE"/>
    <w:multiLevelType w:val="hybridMultilevel"/>
    <w:tmpl w:val="C80E70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6"/>
  </w:num>
  <w:num w:numId="3">
    <w:abstractNumId w:val="32"/>
  </w:num>
  <w:num w:numId="4">
    <w:abstractNumId w:val="10"/>
  </w:num>
  <w:num w:numId="5">
    <w:abstractNumId w:val="29"/>
  </w:num>
  <w:num w:numId="6">
    <w:abstractNumId w:val="12"/>
  </w:num>
  <w:num w:numId="7">
    <w:abstractNumId w:val="42"/>
  </w:num>
  <w:num w:numId="8">
    <w:abstractNumId w:val="17"/>
  </w:num>
  <w:num w:numId="9">
    <w:abstractNumId w:val="21"/>
  </w:num>
  <w:num w:numId="10">
    <w:abstractNumId w:val="34"/>
  </w:num>
  <w:num w:numId="11">
    <w:abstractNumId w:val="40"/>
  </w:num>
  <w:num w:numId="12">
    <w:abstractNumId w:val="24"/>
  </w:num>
  <w:num w:numId="13">
    <w:abstractNumId w:val="45"/>
  </w:num>
  <w:num w:numId="14">
    <w:abstractNumId w:val="2"/>
  </w:num>
  <w:num w:numId="15">
    <w:abstractNumId w:val="1"/>
  </w:num>
  <w:num w:numId="16">
    <w:abstractNumId w:val="0"/>
  </w:num>
  <w:num w:numId="17">
    <w:abstractNumId w:val="3"/>
  </w:num>
  <w:num w:numId="18">
    <w:abstractNumId w:val="7"/>
  </w:num>
  <w:num w:numId="19">
    <w:abstractNumId w:val="6"/>
  </w:num>
  <w:num w:numId="20">
    <w:abstractNumId w:val="5"/>
  </w:num>
  <w:num w:numId="21">
    <w:abstractNumId w:val="4"/>
  </w:num>
  <w:num w:numId="22">
    <w:abstractNumId w:val="9"/>
  </w:num>
  <w:num w:numId="23">
    <w:abstractNumId w:val="27"/>
  </w:num>
  <w:num w:numId="24">
    <w:abstractNumId w:val="30"/>
  </w:num>
  <w:num w:numId="25">
    <w:abstractNumId w:val="43"/>
  </w:num>
  <w:num w:numId="26">
    <w:abstractNumId w:val="3"/>
    <w:lvlOverride w:ilvl="0">
      <w:startOverride w:val="1"/>
    </w:lvlOverride>
  </w:num>
  <w:num w:numId="27">
    <w:abstractNumId w:val="3"/>
    <w:lvlOverride w:ilvl="0">
      <w:startOverride w:val="1"/>
    </w:lvlOverride>
  </w:num>
  <w:num w:numId="28">
    <w:abstractNumId w:val="28"/>
  </w:num>
  <w:num w:numId="29">
    <w:abstractNumId w:val="31"/>
  </w:num>
  <w:num w:numId="30">
    <w:abstractNumId w:val="8"/>
    <w:lvlOverride w:ilvl="0">
      <w:startOverride w:val="1"/>
    </w:lvlOverride>
  </w:num>
  <w:num w:numId="31">
    <w:abstractNumId w:val="22"/>
  </w:num>
  <w:num w:numId="32">
    <w:abstractNumId w:val="19"/>
  </w:num>
  <w:num w:numId="3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3"/>
  </w:num>
  <w:num w:numId="35">
    <w:abstractNumId w:val="14"/>
  </w:num>
  <w:num w:numId="36">
    <w:abstractNumId w:val="39"/>
  </w:num>
  <w:num w:numId="37">
    <w:abstractNumId w:val="13"/>
  </w:num>
  <w:num w:numId="38">
    <w:abstractNumId w:val="15"/>
  </w:num>
  <w:num w:numId="39">
    <w:abstractNumId w:val="18"/>
  </w:num>
  <w:num w:numId="40">
    <w:abstractNumId w:val="23"/>
  </w:num>
  <w:num w:numId="41">
    <w:abstractNumId w:val="38"/>
  </w:num>
  <w:num w:numId="42">
    <w:abstractNumId w:val="41"/>
  </w:num>
  <w:num w:numId="43">
    <w:abstractNumId w:val="25"/>
  </w:num>
  <w:num w:numId="44">
    <w:abstractNumId w:val="26"/>
  </w:num>
  <w:num w:numId="45">
    <w:abstractNumId w:val="11"/>
  </w:num>
  <w:num w:numId="46">
    <w:abstractNumId w:val="16"/>
  </w:num>
  <w:num w:numId="47">
    <w:abstractNumId w:val="20"/>
  </w:num>
  <w:num w:numId="48">
    <w:abstractNumId w:val="37"/>
  </w:num>
  <w:num w:numId="49">
    <w:abstractNumId w:val="44"/>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6"/>
  <w:activeWritingStyle w:appName="MSWord" w:lang="en-US" w:vendorID="64" w:dllVersion="131078" w:nlCheck="1" w:checkStyle="1"/>
  <w:proofState w:spelling="clean" w:grammar="clean"/>
  <w:stylePaneFormatFilter w:val="0004"/>
  <w:trackRevisions/>
  <w:defaultTabStop w:val="720"/>
  <w:drawingGridHorizontalSpacing w:val="144"/>
  <w:drawingGridVerticalSpacing w:val="144"/>
  <w:noPunctuationKerning/>
  <w:characterSpacingControl w:val="doNotCompress"/>
  <w:hdrShapeDefaults>
    <o:shapedefaults v:ext="edit" spidmax="35842" fillcolor="none [660]" strokecolor="none [1311]">
      <v:fill color="none [660]"/>
      <v:stroke color="none [1311]"/>
      <o:colormru v:ext="edit" colors="#94cc6e,#ffc,#f8f5d0,#f7f2af,#f0f0f0"/>
      <o:colormenu v:ext="edit" fillcolor="none [660]" strokecolor="none [1311]"/>
    </o:shapedefaults>
    <o:shapelayout v:ext="edit">
      <o:idmap v:ext="edit" data="2"/>
    </o:shapelayout>
  </w:hdrShapeDefaults>
  <w:footnotePr>
    <w:footnote w:id="-1"/>
    <w:footnote w:id="0"/>
  </w:footnotePr>
  <w:endnotePr>
    <w:endnote w:id="-1"/>
    <w:endnote w:id="0"/>
  </w:endnotePr>
  <w:compat/>
  <w:rsids>
    <w:rsidRoot w:val="00A3607B"/>
    <w:rsid w:val="00000719"/>
    <w:rsid w:val="0000190A"/>
    <w:rsid w:val="00002A23"/>
    <w:rsid w:val="00005A37"/>
    <w:rsid w:val="000067C9"/>
    <w:rsid w:val="00006CD6"/>
    <w:rsid w:val="00007C92"/>
    <w:rsid w:val="00007F0C"/>
    <w:rsid w:val="00007FAD"/>
    <w:rsid w:val="00011055"/>
    <w:rsid w:val="00011527"/>
    <w:rsid w:val="00011E78"/>
    <w:rsid w:val="000168C0"/>
    <w:rsid w:val="0002055F"/>
    <w:rsid w:val="00022F4D"/>
    <w:rsid w:val="00025FA9"/>
    <w:rsid w:val="0003066A"/>
    <w:rsid w:val="0003305D"/>
    <w:rsid w:val="000352B7"/>
    <w:rsid w:val="00036DCD"/>
    <w:rsid w:val="000473CD"/>
    <w:rsid w:val="000546AA"/>
    <w:rsid w:val="000608F7"/>
    <w:rsid w:val="000611DC"/>
    <w:rsid w:val="00061231"/>
    <w:rsid w:val="00061E1C"/>
    <w:rsid w:val="00061EEC"/>
    <w:rsid w:val="00062782"/>
    <w:rsid w:val="0006283A"/>
    <w:rsid w:val="00063C75"/>
    <w:rsid w:val="000645C6"/>
    <w:rsid w:val="000647A4"/>
    <w:rsid w:val="00065F8D"/>
    <w:rsid w:val="000661B9"/>
    <w:rsid w:val="00067B4F"/>
    <w:rsid w:val="000709DC"/>
    <w:rsid w:val="00071122"/>
    <w:rsid w:val="0007316C"/>
    <w:rsid w:val="00074468"/>
    <w:rsid w:val="00074E3B"/>
    <w:rsid w:val="000752B0"/>
    <w:rsid w:val="00075DF1"/>
    <w:rsid w:val="00076E3E"/>
    <w:rsid w:val="000811DE"/>
    <w:rsid w:val="000830C7"/>
    <w:rsid w:val="00085913"/>
    <w:rsid w:val="00087617"/>
    <w:rsid w:val="00090AB5"/>
    <w:rsid w:val="000910AA"/>
    <w:rsid w:val="0009148A"/>
    <w:rsid w:val="00094D40"/>
    <w:rsid w:val="00095508"/>
    <w:rsid w:val="000956F8"/>
    <w:rsid w:val="0009581A"/>
    <w:rsid w:val="000969DE"/>
    <w:rsid w:val="000A03B4"/>
    <w:rsid w:val="000A0BA7"/>
    <w:rsid w:val="000A2703"/>
    <w:rsid w:val="000A47BA"/>
    <w:rsid w:val="000A5FC9"/>
    <w:rsid w:val="000A7D39"/>
    <w:rsid w:val="000B24D8"/>
    <w:rsid w:val="000B2A29"/>
    <w:rsid w:val="000B3144"/>
    <w:rsid w:val="000B4333"/>
    <w:rsid w:val="000B43CE"/>
    <w:rsid w:val="000B440E"/>
    <w:rsid w:val="000B518C"/>
    <w:rsid w:val="000B5DBE"/>
    <w:rsid w:val="000B780A"/>
    <w:rsid w:val="000C307B"/>
    <w:rsid w:val="000C3BC0"/>
    <w:rsid w:val="000C3EBE"/>
    <w:rsid w:val="000C40EE"/>
    <w:rsid w:val="000C4F61"/>
    <w:rsid w:val="000C5200"/>
    <w:rsid w:val="000C672D"/>
    <w:rsid w:val="000D1A2D"/>
    <w:rsid w:val="000D26EB"/>
    <w:rsid w:val="000D4801"/>
    <w:rsid w:val="000D5AC1"/>
    <w:rsid w:val="000E7FE3"/>
    <w:rsid w:val="000F7B66"/>
    <w:rsid w:val="001013EB"/>
    <w:rsid w:val="00101B91"/>
    <w:rsid w:val="0010362D"/>
    <w:rsid w:val="00103B6A"/>
    <w:rsid w:val="00107904"/>
    <w:rsid w:val="0011081B"/>
    <w:rsid w:val="001108E9"/>
    <w:rsid w:val="00110A9C"/>
    <w:rsid w:val="00111DD0"/>
    <w:rsid w:val="00112AFF"/>
    <w:rsid w:val="00113B3D"/>
    <w:rsid w:val="00114080"/>
    <w:rsid w:val="00121951"/>
    <w:rsid w:val="0012388E"/>
    <w:rsid w:val="0012451A"/>
    <w:rsid w:val="001245A4"/>
    <w:rsid w:val="001268A3"/>
    <w:rsid w:val="00135096"/>
    <w:rsid w:val="001414BA"/>
    <w:rsid w:val="00141DB4"/>
    <w:rsid w:val="00144E48"/>
    <w:rsid w:val="00145888"/>
    <w:rsid w:val="00151B75"/>
    <w:rsid w:val="00151B97"/>
    <w:rsid w:val="00152A52"/>
    <w:rsid w:val="00153AC7"/>
    <w:rsid w:val="001548AA"/>
    <w:rsid w:val="00161A74"/>
    <w:rsid w:val="001624FD"/>
    <w:rsid w:val="00163FA0"/>
    <w:rsid w:val="00164DBA"/>
    <w:rsid w:val="00165A50"/>
    <w:rsid w:val="00165ED5"/>
    <w:rsid w:val="00171311"/>
    <w:rsid w:val="001715D9"/>
    <w:rsid w:val="00174C6F"/>
    <w:rsid w:val="0017517D"/>
    <w:rsid w:val="00182767"/>
    <w:rsid w:val="00192DE1"/>
    <w:rsid w:val="001A027B"/>
    <w:rsid w:val="001A1383"/>
    <w:rsid w:val="001A1844"/>
    <w:rsid w:val="001B08D2"/>
    <w:rsid w:val="001B25D2"/>
    <w:rsid w:val="001B3531"/>
    <w:rsid w:val="001B3B79"/>
    <w:rsid w:val="001B3D9D"/>
    <w:rsid w:val="001B6914"/>
    <w:rsid w:val="001C07B2"/>
    <w:rsid w:val="001C3FD5"/>
    <w:rsid w:val="001C4477"/>
    <w:rsid w:val="001C5E97"/>
    <w:rsid w:val="001D196B"/>
    <w:rsid w:val="001D300A"/>
    <w:rsid w:val="001D6A78"/>
    <w:rsid w:val="001D7023"/>
    <w:rsid w:val="001E1980"/>
    <w:rsid w:val="001E2F4D"/>
    <w:rsid w:val="001E342D"/>
    <w:rsid w:val="001E5CF4"/>
    <w:rsid w:val="001E60DE"/>
    <w:rsid w:val="001E645F"/>
    <w:rsid w:val="001E6E89"/>
    <w:rsid w:val="001F0AE4"/>
    <w:rsid w:val="001F2173"/>
    <w:rsid w:val="001F7520"/>
    <w:rsid w:val="0020286A"/>
    <w:rsid w:val="0020315D"/>
    <w:rsid w:val="002032C7"/>
    <w:rsid w:val="002039DE"/>
    <w:rsid w:val="002046D3"/>
    <w:rsid w:val="00205706"/>
    <w:rsid w:val="00206943"/>
    <w:rsid w:val="002147FB"/>
    <w:rsid w:val="00215687"/>
    <w:rsid w:val="00215C44"/>
    <w:rsid w:val="0021787D"/>
    <w:rsid w:val="002200AB"/>
    <w:rsid w:val="00221C22"/>
    <w:rsid w:val="00222D5F"/>
    <w:rsid w:val="0022396F"/>
    <w:rsid w:val="00225C4D"/>
    <w:rsid w:val="002279F9"/>
    <w:rsid w:val="002326DA"/>
    <w:rsid w:val="00234803"/>
    <w:rsid w:val="0023624D"/>
    <w:rsid w:val="0023674B"/>
    <w:rsid w:val="00240191"/>
    <w:rsid w:val="0024215A"/>
    <w:rsid w:val="00242E03"/>
    <w:rsid w:val="00243BE5"/>
    <w:rsid w:val="00244D09"/>
    <w:rsid w:val="00245A7C"/>
    <w:rsid w:val="002477F6"/>
    <w:rsid w:val="00247D53"/>
    <w:rsid w:val="00253831"/>
    <w:rsid w:val="00253960"/>
    <w:rsid w:val="00256D71"/>
    <w:rsid w:val="00257AFC"/>
    <w:rsid w:val="00257C00"/>
    <w:rsid w:val="00261F59"/>
    <w:rsid w:val="002622A7"/>
    <w:rsid w:val="00265952"/>
    <w:rsid w:val="00266657"/>
    <w:rsid w:val="00267B68"/>
    <w:rsid w:val="00272B66"/>
    <w:rsid w:val="0027614D"/>
    <w:rsid w:val="00276655"/>
    <w:rsid w:val="00276B2A"/>
    <w:rsid w:val="00282160"/>
    <w:rsid w:val="002842C7"/>
    <w:rsid w:val="002865AB"/>
    <w:rsid w:val="002911F4"/>
    <w:rsid w:val="0029145C"/>
    <w:rsid w:val="002962FB"/>
    <w:rsid w:val="002A2055"/>
    <w:rsid w:val="002A22C4"/>
    <w:rsid w:val="002A6074"/>
    <w:rsid w:val="002A67DD"/>
    <w:rsid w:val="002B0441"/>
    <w:rsid w:val="002B0AB1"/>
    <w:rsid w:val="002B2DB5"/>
    <w:rsid w:val="002B4165"/>
    <w:rsid w:val="002B4AD1"/>
    <w:rsid w:val="002B7BAD"/>
    <w:rsid w:val="002C4FB5"/>
    <w:rsid w:val="002C5DEB"/>
    <w:rsid w:val="002D0A70"/>
    <w:rsid w:val="002D2402"/>
    <w:rsid w:val="002D5C74"/>
    <w:rsid w:val="002D6D1D"/>
    <w:rsid w:val="002D75F5"/>
    <w:rsid w:val="002D760B"/>
    <w:rsid w:val="002E04BA"/>
    <w:rsid w:val="002E1464"/>
    <w:rsid w:val="002E1ECE"/>
    <w:rsid w:val="002E5E52"/>
    <w:rsid w:val="002E7707"/>
    <w:rsid w:val="002E7856"/>
    <w:rsid w:val="002F425B"/>
    <w:rsid w:val="00303D15"/>
    <w:rsid w:val="003042D7"/>
    <w:rsid w:val="003130B9"/>
    <w:rsid w:val="003151C3"/>
    <w:rsid w:val="00315C47"/>
    <w:rsid w:val="00315C4E"/>
    <w:rsid w:val="00315F00"/>
    <w:rsid w:val="00322A8B"/>
    <w:rsid w:val="003234DA"/>
    <w:rsid w:val="003236FA"/>
    <w:rsid w:val="00325DA1"/>
    <w:rsid w:val="003304DF"/>
    <w:rsid w:val="0033302B"/>
    <w:rsid w:val="00335307"/>
    <w:rsid w:val="003366C5"/>
    <w:rsid w:val="00337297"/>
    <w:rsid w:val="0034421F"/>
    <w:rsid w:val="00344BF1"/>
    <w:rsid w:val="0035201B"/>
    <w:rsid w:val="0035375C"/>
    <w:rsid w:val="003605C8"/>
    <w:rsid w:val="00360694"/>
    <w:rsid w:val="003610E9"/>
    <w:rsid w:val="0036116A"/>
    <w:rsid w:val="00362DDD"/>
    <w:rsid w:val="00362FC8"/>
    <w:rsid w:val="00365A5B"/>
    <w:rsid w:val="003671CB"/>
    <w:rsid w:val="00367498"/>
    <w:rsid w:val="0037002D"/>
    <w:rsid w:val="00371BED"/>
    <w:rsid w:val="00376C78"/>
    <w:rsid w:val="00380718"/>
    <w:rsid w:val="00380A09"/>
    <w:rsid w:val="00381A9C"/>
    <w:rsid w:val="00383A44"/>
    <w:rsid w:val="0038601E"/>
    <w:rsid w:val="003862F6"/>
    <w:rsid w:val="00386328"/>
    <w:rsid w:val="00390CA3"/>
    <w:rsid w:val="0039373D"/>
    <w:rsid w:val="0039618C"/>
    <w:rsid w:val="003A612C"/>
    <w:rsid w:val="003A6E1E"/>
    <w:rsid w:val="003A75E2"/>
    <w:rsid w:val="003A7B40"/>
    <w:rsid w:val="003B14BE"/>
    <w:rsid w:val="003B24A7"/>
    <w:rsid w:val="003B5C16"/>
    <w:rsid w:val="003B7E55"/>
    <w:rsid w:val="003C1723"/>
    <w:rsid w:val="003C63EC"/>
    <w:rsid w:val="003C78F2"/>
    <w:rsid w:val="003C7DDD"/>
    <w:rsid w:val="003C7ED9"/>
    <w:rsid w:val="003D3A4F"/>
    <w:rsid w:val="003E3E29"/>
    <w:rsid w:val="003E4923"/>
    <w:rsid w:val="003F1A1A"/>
    <w:rsid w:val="003F1C1B"/>
    <w:rsid w:val="003F334D"/>
    <w:rsid w:val="003F5B5C"/>
    <w:rsid w:val="003F7148"/>
    <w:rsid w:val="003F7E05"/>
    <w:rsid w:val="004001C6"/>
    <w:rsid w:val="00400FDA"/>
    <w:rsid w:val="00415228"/>
    <w:rsid w:val="00415E44"/>
    <w:rsid w:val="00420CA1"/>
    <w:rsid w:val="00423BC3"/>
    <w:rsid w:val="00426857"/>
    <w:rsid w:val="004269D0"/>
    <w:rsid w:val="00431B1F"/>
    <w:rsid w:val="004321CB"/>
    <w:rsid w:val="004324E9"/>
    <w:rsid w:val="00432983"/>
    <w:rsid w:val="0043384C"/>
    <w:rsid w:val="00436740"/>
    <w:rsid w:val="00437169"/>
    <w:rsid w:val="0044006D"/>
    <w:rsid w:val="0044067E"/>
    <w:rsid w:val="0044114A"/>
    <w:rsid w:val="00442AEE"/>
    <w:rsid w:val="004431C5"/>
    <w:rsid w:val="0044408C"/>
    <w:rsid w:val="004451D0"/>
    <w:rsid w:val="004458A0"/>
    <w:rsid w:val="004474E0"/>
    <w:rsid w:val="004479C0"/>
    <w:rsid w:val="00447D26"/>
    <w:rsid w:val="00450BB2"/>
    <w:rsid w:val="00450C8C"/>
    <w:rsid w:val="00452697"/>
    <w:rsid w:val="004526B0"/>
    <w:rsid w:val="004529C9"/>
    <w:rsid w:val="00453C8D"/>
    <w:rsid w:val="00453E4E"/>
    <w:rsid w:val="00454C33"/>
    <w:rsid w:val="004577EA"/>
    <w:rsid w:val="00461F8D"/>
    <w:rsid w:val="00462D02"/>
    <w:rsid w:val="004648A2"/>
    <w:rsid w:val="00464F49"/>
    <w:rsid w:val="00466818"/>
    <w:rsid w:val="00467645"/>
    <w:rsid w:val="004712D7"/>
    <w:rsid w:val="00471BCA"/>
    <w:rsid w:val="00472276"/>
    <w:rsid w:val="004728FD"/>
    <w:rsid w:val="00473E70"/>
    <w:rsid w:val="004764DF"/>
    <w:rsid w:val="004768BC"/>
    <w:rsid w:val="00482C54"/>
    <w:rsid w:val="00483002"/>
    <w:rsid w:val="004834F9"/>
    <w:rsid w:val="00484045"/>
    <w:rsid w:val="00484F54"/>
    <w:rsid w:val="004855E5"/>
    <w:rsid w:val="00486021"/>
    <w:rsid w:val="0049027A"/>
    <w:rsid w:val="00490749"/>
    <w:rsid w:val="00491322"/>
    <w:rsid w:val="00495514"/>
    <w:rsid w:val="00497774"/>
    <w:rsid w:val="004A183D"/>
    <w:rsid w:val="004A24AC"/>
    <w:rsid w:val="004A282E"/>
    <w:rsid w:val="004A491E"/>
    <w:rsid w:val="004A68C6"/>
    <w:rsid w:val="004A6A73"/>
    <w:rsid w:val="004A7257"/>
    <w:rsid w:val="004B194B"/>
    <w:rsid w:val="004B4FE7"/>
    <w:rsid w:val="004C0E69"/>
    <w:rsid w:val="004C2415"/>
    <w:rsid w:val="004C3317"/>
    <w:rsid w:val="004D1F6D"/>
    <w:rsid w:val="004D34CE"/>
    <w:rsid w:val="004E0928"/>
    <w:rsid w:val="004E158A"/>
    <w:rsid w:val="004E39BD"/>
    <w:rsid w:val="004E79BF"/>
    <w:rsid w:val="004F630F"/>
    <w:rsid w:val="0050111E"/>
    <w:rsid w:val="00503A01"/>
    <w:rsid w:val="005055B3"/>
    <w:rsid w:val="00505B99"/>
    <w:rsid w:val="00506133"/>
    <w:rsid w:val="00510837"/>
    <w:rsid w:val="0051127B"/>
    <w:rsid w:val="00511E6C"/>
    <w:rsid w:val="00514BA7"/>
    <w:rsid w:val="00520BC3"/>
    <w:rsid w:val="00521E04"/>
    <w:rsid w:val="005263B9"/>
    <w:rsid w:val="00530E2A"/>
    <w:rsid w:val="0053182D"/>
    <w:rsid w:val="005363AC"/>
    <w:rsid w:val="00540A9D"/>
    <w:rsid w:val="005441A8"/>
    <w:rsid w:val="00545130"/>
    <w:rsid w:val="00547220"/>
    <w:rsid w:val="00550DCB"/>
    <w:rsid w:val="00556B86"/>
    <w:rsid w:val="00562A50"/>
    <w:rsid w:val="00564A57"/>
    <w:rsid w:val="0056576A"/>
    <w:rsid w:val="00565F06"/>
    <w:rsid w:val="0056603E"/>
    <w:rsid w:val="00567702"/>
    <w:rsid w:val="005736A8"/>
    <w:rsid w:val="0057391E"/>
    <w:rsid w:val="00574EA9"/>
    <w:rsid w:val="0058032C"/>
    <w:rsid w:val="00580CCA"/>
    <w:rsid w:val="00581F3B"/>
    <w:rsid w:val="00584B6B"/>
    <w:rsid w:val="00586236"/>
    <w:rsid w:val="005929A9"/>
    <w:rsid w:val="00593669"/>
    <w:rsid w:val="005940D5"/>
    <w:rsid w:val="00595D88"/>
    <w:rsid w:val="005A1555"/>
    <w:rsid w:val="005A407F"/>
    <w:rsid w:val="005A5013"/>
    <w:rsid w:val="005A5048"/>
    <w:rsid w:val="005A5B94"/>
    <w:rsid w:val="005A6FA9"/>
    <w:rsid w:val="005A78DF"/>
    <w:rsid w:val="005B0034"/>
    <w:rsid w:val="005B0958"/>
    <w:rsid w:val="005B2DAC"/>
    <w:rsid w:val="005B46A4"/>
    <w:rsid w:val="005B46B0"/>
    <w:rsid w:val="005B489D"/>
    <w:rsid w:val="005B5E9D"/>
    <w:rsid w:val="005B6158"/>
    <w:rsid w:val="005C0D66"/>
    <w:rsid w:val="005C1143"/>
    <w:rsid w:val="005C2888"/>
    <w:rsid w:val="005C2BAC"/>
    <w:rsid w:val="005C6C24"/>
    <w:rsid w:val="005D6826"/>
    <w:rsid w:val="005E14E8"/>
    <w:rsid w:val="005E4F91"/>
    <w:rsid w:val="005E63E8"/>
    <w:rsid w:val="005E698F"/>
    <w:rsid w:val="005F01B2"/>
    <w:rsid w:val="005F049F"/>
    <w:rsid w:val="005F0BA1"/>
    <w:rsid w:val="005F4D73"/>
    <w:rsid w:val="005F7577"/>
    <w:rsid w:val="005F7B51"/>
    <w:rsid w:val="00600B21"/>
    <w:rsid w:val="00600C86"/>
    <w:rsid w:val="006017B1"/>
    <w:rsid w:val="006111FF"/>
    <w:rsid w:val="00612B2E"/>
    <w:rsid w:val="00613277"/>
    <w:rsid w:val="006150A6"/>
    <w:rsid w:val="00616038"/>
    <w:rsid w:val="00616603"/>
    <w:rsid w:val="00616DD9"/>
    <w:rsid w:val="006171B2"/>
    <w:rsid w:val="00617887"/>
    <w:rsid w:val="0062140A"/>
    <w:rsid w:val="006215E2"/>
    <w:rsid w:val="006227BC"/>
    <w:rsid w:val="006264BC"/>
    <w:rsid w:val="0062702D"/>
    <w:rsid w:val="006335D4"/>
    <w:rsid w:val="0063453D"/>
    <w:rsid w:val="00634B13"/>
    <w:rsid w:val="006431B0"/>
    <w:rsid w:val="00647D5D"/>
    <w:rsid w:val="00650AD1"/>
    <w:rsid w:val="00650CD8"/>
    <w:rsid w:val="0066033C"/>
    <w:rsid w:val="00661F87"/>
    <w:rsid w:val="006637BF"/>
    <w:rsid w:val="00663F84"/>
    <w:rsid w:val="00664238"/>
    <w:rsid w:val="00667888"/>
    <w:rsid w:val="00671770"/>
    <w:rsid w:val="00672ADE"/>
    <w:rsid w:val="00673EEB"/>
    <w:rsid w:val="0067443E"/>
    <w:rsid w:val="00674C0F"/>
    <w:rsid w:val="0067584F"/>
    <w:rsid w:val="006759CE"/>
    <w:rsid w:val="00675EF5"/>
    <w:rsid w:val="0067769A"/>
    <w:rsid w:val="00677A0F"/>
    <w:rsid w:val="006825AD"/>
    <w:rsid w:val="00682E25"/>
    <w:rsid w:val="006872CB"/>
    <w:rsid w:val="00690FA5"/>
    <w:rsid w:val="0069179D"/>
    <w:rsid w:val="0069216A"/>
    <w:rsid w:val="00692A5D"/>
    <w:rsid w:val="00695114"/>
    <w:rsid w:val="006A062F"/>
    <w:rsid w:val="006A1D2C"/>
    <w:rsid w:val="006A3227"/>
    <w:rsid w:val="006A3AE4"/>
    <w:rsid w:val="006B3013"/>
    <w:rsid w:val="006B3A5C"/>
    <w:rsid w:val="006B4817"/>
    <w:rsid w:val="006B4B32"/>
    <w:rsid w:val="006B6D84"/>
    <w:rsid w:val="006B71B9"/>
    <w:rsid w:val="006C5C0E"/>
    <w:rsid w:val="006C7939"/>
    <w:rsid w:val="006D2503"/>
    <w:rsid w:val="006D5BFB"/>
    <w:rsid w:val="006D6776"/>
    <w:rsid w:val="006D7D5D"/>
    <w:rsid w:val="006D7ED8"/>
    <w:rsid w:val="006E0566"/>
    <w:rsid w:val="006E22DC"/>
    <w:rsid w:val="006E51E4"/>
    <w:rsid w:val="006E5541"/>
    <w:rsid w:val="006E572A"/>
    <w:rsid w:val="006F06E4"/>
    <w:rsid w:val="006F0BA2"/>
    <w:rsid w:val="006F3DCB"/>
    <w:rsid w:val="006F43F7"/>
    <w:rsid w:val="006F5747"/>
    <w:rsid w:val="006F7042"/>
    <w:rsid w:val="007070FC"/>
    <w:rsid w:val="0071285D"/>
    <w:rsid w:val="00712A4E"/>
    <w:rsid w:val="007156E4"/>
    <w:rsid w:val="00716822"/>
    <w:rsid w:val="00716A92"/>
    <w:rsid w:val="00720377"/>
    <w:rsid w:val="00720876"/>
    <w:rsid w:val="00720BF9"/>
    <w:rsid w:val="00721435"/>
    <w:rsid w:val="00721C74"/>
    <w:rsid w:val="00724E5D"/>
    <w:rsid w:val="00725E1C"/>
    <w:rsid w:val="00730094"/>
    <w:rsid w:val="0073153F"/>
    <w:rsid w:val="00731BE3"/>
    <w:rsid w:val="00733561"/>
    <w:rsid w:val="00733666"/>
    <w:rsid w:val="00734469"/>
    <w:rsid w:val="00735B83"/>
    <w:rsid w:val="00736AA4"/>
    <w:rsid w:val="007370F3"/>
    <w:rsid w:val="00737667"/>
    <w:rsid w:val="00741CF6"/>
    <w:rsid w:val="00743FD9"/>
    <w:rsid w:val="0074467B"/>
    <w:rsid w:val="00744A27"/>
    <w:rsid w:val="00754EAF"/>
    <w:rsid w:val="00756C35"/>
    <w:rsid w:val="00756F6A"/>
    <w:rsid w:val="00757111"/>
    <w:rsid w:val="007571E8"/>
    <w:rsid w:val="00757BDC"/>
    <w:rsid w:val="00757BDD"/>
    <w:rsid w:val="007620EF"/>
    <w:rsid w:val="007627F5"/>
    <w:rsid w:val="007656CC"/>
    <w:rsid w:val="0077155F"/>
    <w:rsid w:val="00772FF3"/>
    <w:rsid w:val="00774CD5"/>
    <w:rsid w:val="007750CC"/>
    <w:rsid w:val="00775492"/>
    <w:rsid w:val="00777F51"/>
    <w:rsid w:val="00780D37"/>
    <w:rsid w:val="00781742"/>
    <w:rsid w:val="00782E1E"/>
    <w:rsid w:val="0078571C"/>
    <w:rsid w:val="00786171"/>
    <w:rsid w:val="007862E3"/>
    <w:rsid w:val="007867DD"/>
    <w:rsid w:val="00790063"/>
    <w:rsid w:val="007A00AF"/>
    <w:rsid w:val="007A02E0"/>
    <w:rsid w:val="007A3F49"/>
    <w:rsid w:val="007A68C1"/>
    <w:rsid w:val="007A7F7F"/>
    <w:rsid w:val="007B1AD2"/>
    <w:rsid w:val="007B2A3B"/>
    <w:rsid w:val="007B4DFA"/>
    <w:rsid w:val="007B5B5F"/>
    <w:rsid w:val="007C038A"/>
    <w:rsid w:val="007C0870"/>
    <w:rsid w:val="007C3840"/>
    <w:rsid w:val="007C44BD"/>
    <w:rsid w:val="007C461A"/>
    <w:rsid w:val="007C4DAF"/>
    <w:rsid w:val="007C69F9"/>
    <w:rsid w:val="007C6D95"/>
    <w:rsid w:val="007D4C1F"/>
    <w:rsid w:val="007D4F14"/>
    <w:rsid w:val="007D4F63"/>
    <w:rsid w:val="007E7F4F"/>
    <w:rsid w:val="007F0B6D"/>
    <w:rsid w:val="007F1328"/>
    <w:rsid w:val="007F2594"/>
    <w:rsid w:val="007F349A"/>
    <w:rsid w:val="007F55EE"/>
    <w:rsid w:val="007F6076"/>
    <w:rsid w:val="00800E39"/>
    <w:rsid w:val="008018ED"/>
    <w:rsid w:val="00801A88"/>
    <w:rsid w:val="00801EEF"/>
    <w:rsid w:val="008022B1"/>
    <w:rsid w:val="00802576"/>
    <w:rsid w:val="00802B4D"/>
    <w:rsid w:val="00804357"/>
    <w:rsid w:val="008045F5"/>
    <w:rsid w:val="008057AC"/>
    <w:rsid w:val="00805F8D"/>
    <w:rsid w:val="0080727C"/>
    <w:rsid w:val="008074EE"/>
    <w:rsid w:val="00810F5D"/>
    <w:rsid w:val="008116B8"/>
    <w:rsid w:val="00812745"/>
    <w:rsid w:val="008136FC"/>
    <w:rsid w:val="0081575F"/>
    <w:rsid w:val="008157C7"/>
    <w:rsid w:val="00820F42"/>
    <w:rsid w:val="00821490"/>
    <w:rsid w:val="00821AC1"/>
    <w:rsid w:val="00821BBD"/>
    <w:rsid w:val="00821C73"/>
    <w:rsid w:val="00822D38"/>
    <w:rsid w:val="008253D6"/>
    <w:rsid w:val="008317E0"/>
    <w:rsid w:val="008337FE"/>
    <w:rsid w:val="00833AB8"/>
    <w:rsid w:val="00834A16"/>
    <w:rsid w:val="0083533D"/>
    <w:rsid w:val="00837C1B"/>
    <w:rsid w:val="00842E0A"/>
    <w:rsid w:val="00844599"/>
    <w:rsid w:val="00844ED7"/>
    <w:rsid w:val="008457D4"/>
    <w:rsid w:val="00845959"/>
    <w:rsid w:val="008473DE"/>
    <w:rsid w:val="0084786F"/>
    <w:rsid w:val="00847F11"/>
    <w:rsid w:val="008614CA"/>
    <w:rsid w:val="00862892"/>
    <w:rsid w:val="008640B0"/>
    <w:rsid w:val="0086419D"/>
    <w:rsid w:val="0086483D"/>
    <w:rsid w:val="00865D32"/>
    <w:rsid w:val="008735B0"/>
    <w:rsid w:val="00874649"/>
    <w:rsid w:val="0087518D"/>
    <w:rsid w:val="00876430"/>
    <w:rsid w:val="00876C0B"/>
    <w:rsid w:val="00876C4C"/>
    <w:rsid w:val="00877A41"/>
    <w:rsid w:val="00880720"/>
    <w:rsid w:val="008812D5"/>
    <w:rsid w:val="00890FD7"/>
    <w:rsid w:val="00892C1D"/>
    <w:rsid w:val="00892EEA"/>
    <w:rsid w:val="00893496"/>
    <w:rsid w:val="008948D6"/>
    <w:rsid w:val="00895DB1"/>
    <w:rsid w:val="008A48FF"/>
    <w:rsid w:val="008B0C81"/>
    <w:rsid w:val="008B42CD"/>
    <w:rsid w:val="008C0AF2"/>
    <w:rsid w:val="008C151B"/>
    <w:rsid w:val="008C3D47"/>
    <w:rsid w:val="008C7864"/>
    <w:rsid w:val="008D25BD"/>
    <w:rsid w:val="008D34AA"/>
    <w:rsid w:val="008D6278"/>
    <w:rsid w:val="008E0AE6"/>
    <w:rsid w:val="008E3E1F"/>
    <w:rsid w:val="008E76AF"/>
    <w:rsid w:val="008F04AF"/>
    <w:rsid w:val="008F0D84"/>
    <w:rsid w:val="008F1677"/>
    <w:rsid w:val="008F24E7"/>
    <w:rsid w:val="008F5CF0"/>
    <w:rsid w:val="008F64FB"/>
    <w:rsid w:val="008F750F"/>
    <w:rsid w:val="00903BC9"/>
    <w:rsid w:val="0091154B"/>
    <w:rsid w:val="00911C8F"/>
    <w:rsid w:val="00912133"/>
    <w:rsid w:val="0091589F"/>
    <w:rsid w:val="00915B61"/>
    <w:rsid w:val="00917C0B"/>
    <w:rsid w:val="00922EE8"/>
    <w:rsid w:val="009252A7"/>
    <w:rsid w:val="009265CB"/>
    <w:rsid w:val="00927314"/>
    <w:rsid w:val="00930ECE"/>
    <w:rsid w:val="00931BBB"/>
    <w:rsid w:val="00934B1E"/>
    <w:rsid w:val="00941D4C"/>
    <w:rsid w:val="00943636"/>
    <w:rsid w:val="00945BB3"/>
    <w:rsid w:val="00950A26"/>
    <w:rsid w:val="009537BB"/>
    <w:rsid w:val="0095757F"/>
    <w:rsid w:val="00960D84"/>
    <w:rsid w:val="00967F0B"/>
    <w:rsid w:val="009709EB"/>
    <w:rsid w:val="00971A0F"/>
    <w:rsid w:val="00972081"/>
    <w:rsid w:val="009727B6"/>
    <w:rsid w:val="00973282"/>
    <w:rsid w:val="009733BF"/>
    <w:rsid w:val="00974824"/>
    <w:rsid w:val="00976B32"/>
    <w:rsid w:val="00977BC5"/>
    <w:rsid w:val="00982CDF"/>
    <w:rsid w:val="00985006"/>
    <w:rsid w:val="00985485"/>
    <w:rsid w:val="0098578F"/>
    <w:rsid w:val="00985A91"/>
    <w:rsid w:val="00986D18"/>
    <w:rsid w:val="0098780A"/>
    <w:rsid w:val="00987A59"/>
    <w:rsid w:val="0099146B"/>
    <w:rsid w:val="00991DAD"/>
    <w:rsid w:val="0099287A"/>
    <w:rsid w:val="00995929"/>
    <w:rsid w:val="0099605C"/>
    <w:rsid w:val="009A1609"/>
    <w:rsid w:val="009A1B87"/>
    <w:rsid w:val="009A3ABE"/>
    <w:rsid w:val="009A43EB"/>
    <w:rsid w:val="009A515F"/>
    <w:rsid w:val="009A572F"/>
    <w:rsid w:val="009A782C"/>
    <w:rsid w:val="009B1308"/>
    <w:rsid w:val="009B1498"/>
    <w:rsid w:val="009B1507"/>
    <w:rsid w:val="009B452B"/>
    <w:rsid w:val="009B53D4"/>
    <w:rsid w:val="009C1012"/>
    <w:rsid w:val="009C2E21"/>
    <w:rsid w:val="009C4026"/>
    <w:rsid w:val="009C59DB"/>
    <w:rsid w:val="009C6C7D"/>
    <w:rsid w:val="009C73AC"/>
    <w:rsid w:val="009D7FA0"/>
    <w:rsid w:val="009E053D"/>
    <w:rsid w:val="009E4676"/>
    <w:rsid w:val="009E5F4F"/>
    <w:rsid w:val="009E6C7E"/>
    <w:rsid w:val="009E719F"/>
    <w:rsid w:val="009F10ED"/>
    <w:rsid w:val="009F69E4"/>
    <w:rsid w:val="009F6A2C"/>
    <w:rsid w:val="009F789A"/>
    <w:rsid w:val="009F78C3"/>
    <w:rsid w:val="00A00A50"/>
    <w:rsid w:val="00A016A6"/>
    <w:rsid w:val="00A06DC7"/>
    <w:rsid w:val="00A072BC"/>
    <w:rsid w:val="00A14A82"/>
    <w:rsid w:val="00A2141D"/>
    <w:rsid w:val="00A21BF7"/>
    <w:rsid w:val="00A234AA"/>
    <w:rsid w:val="00A23FE6"/>
    <w:rsid w:val="00A24FB6"/>
    <w:rsid w:val="00A25DD7"/>
    <w:rsid w:val="00A31BB6"/>
    <w:rsid w:val="00A32042"/>
    <w:rsid w:val="00A346C7"/>
    <w:rsid w:val="00A3607B"/>
    <w:rsid w:val="00A42867"/>
    <w:rsid w:val="00A42AC9"/>
    <w:rsid w:val="00A42AEC"/>
    <w:rsid w:val="00A45575"/>
    <w:rsid w:val="00A4580B"/>
    <w:rsid w:val="00A46C40"/>
    <w:rsid w:val="00A46C4E"/>
    <w:rsid w:val="00A53CDA"/>
    <w:rsid w:val="00A56BC9"/>
    <w:rsid w:val="00A5700D"/>
    <w:rsid w:val="00A61E47"/>
    <w:rsid w:val="00A636AB"/>
    <w:rsid w:val="00A6483A"/>
    <w:rsid w:val="00A66F64"/>
    <w:rsid w:val="00A75F86"/>
    <w:rsid w:val="00A76F70"/>
    <w:rsid w:val="00A813C7"/>
    <w:rsid w:val="00A81673"/>
    <w:rsid w:val="00A818D0"/>
    <w:rsid w:val="00A833E6"/>
    <w:rsid w:val="00A8568D"/>
    <w:rsid w:val="00A85CFC"/>
    <w:rsid w:val="00A91357"/>
    <w:rsid w:val="00A9264E"/>
    <w:rsid w:val="00A92CD4"/>
    <w:rsid w:val="00A93974"/>
    <w:rsid w:val="00A939F4"/>
    <w:rsid w:val="00A95DC2"/>
    <w:rsid w:val="00AA02D9"/>
    <w:rsid w:val="00AA1E43"/>
    <w:rsid w:val="00AA286F"/>
    <w:rsid w:val="00AA313B"/>
    <w:rsid w:val="00AA39B1"/>
    <w:rsid w:val="00AA46CE"/>
    <w:rsid w:val="00AA53C1"/>
    <w:rsid w:val="00AB0151"/>
    <w:rsid w:val="00AB284F"/>
    <w:rsid w:val="00AB293A"/>
    <w:rsid w:val="00AB4222"/>
    <w:rsid w:val="00AB6103"/>
    <w:rsid w:val="00AD09EA"/>
    <w:rsid w:val="00AD15D5"/>
    <w:rsid w:val="00AD19FD"/>
    <w:rsid w:val="00AD6D72"/>
    <w:rsid w:val="00AD6FC1"/>
    <w:rsid w:val="00AD7CE7"/>
    <w:rsid w:val="00AE037B"/>
    <w:rsid w:val="00AE312B"/>
    <w:rsid w:val="00AE511B"/>
    <w:rsid w:val="00AE6CA3"/>
    <w:rsid w:val="00AE7078"/>
    <w:rsid w:val="00AE7401"/>
    <w:rsid w:val="00AE7CC3"/>
    <w:rsid w:val="00AE7E93"/>
    <w:rsid w:val="00AF01FB"/>
    <w:rsid w:val="00AF079B"/>
    <w:rsid w:val="00AF0A77"/>
    <w:rsid w:val="00AF15C7"/>
    <w:rsid w:val="00AF1860"/>
    <w:rsid w:val="00AF4266"/>
    <w:rsid w:val="00AF4A7F"/>
    <w:rsid w:val="00AF5DE8"/>
    <w:rsid w:val="00AF75A8"/>
    <w:rsid w:val="00B03AF2"/>
    <w:rsid w:val="00B04FEF"/>
    <w:rsid w:val="00B0653A"/>
    <w:rsid w:val="00B07353"/>
    <w:rsid w:val="00B073F8"/>
    <w:rsid w:val="00B079AA"/>
    <w:rsid w:val="00B07AA9"/>
    <w:rsid w:val="00B07BF7"/>
    <w:rsid w:val="00B07CF0"/>
    <w:rsid w:val="00B10766"/>
    <w:rsid w:val="00B121E2"/>
    <w:rsid w:val="00B1262E"/>
    <w:rsid w:val="00B144D6"/>
    <w:rsid w:val="00B14704"/>
    <w:rsid w:val="00B15046"/>
    <w:rsid w:val="00B15990"/>
    <w:rsid w:val="00B16509"/>
    <w:rsid w:val="00B17C5D"/>
    <w:rsid w:val="00B2069A"/>
    <w:rsid w:val="00B220A5"/>
    <w:rsid w:val="00B23E6B"/>
    <w:rsid w:val="00B24B5A"/>
    <w:rsid w:val="00B26544"/>
    <w:rsid w:val="00B3523A"/>
    <w:rsid w:val="00B40387"/>
    <w:rsid w:val="00B410A1"/>
    <w:rsid w:val="00B45548"/>
    <w:rsid w:val="00B475B3"/>
    <w:rsid w:val="00B475BA"/>
    <w:rsid w:val="00B51DF6"/>
    <w:rsid w:val="00B53CF9"/>
    <w:rsid w:val="00B54B57"/>
    <w:rsid w:val="00B61FBE"/>
    <w:rsid w:val="00B628A6"/>
    <w:rsid w:val="00B62DFC"/>
    <w:rsid w:val="00B63D85"/>
    <w:rsid w:val="00B65095"/>
    <w:rsid w:val="00B72B02"/>
    <w:rsid w:val="00B74667"/>
    <w:rsid w:val="00B767DF"/>
    <w:rsid w:val="00B8147D"/>
    <w:rsid w:val="00B81703"/>
    <w:rsid w:val="00B8302E"/>
    <w:rsid w:val="00B83A91"/>
    <w:rsid w:val="00B83ABE"/>
    <w:rsid w:val="00B84132"/>
    <w:rsid w:val="00B84CF0"/>
    <w:rsid w:val="00B84F97"/>
    <w:rsid w:val="00B91268"/>
    <w:rsid w:val="00B94402"/>
    <w:rsid w:val="00B9708E"/>
    <w:rsid w:val="00BA072F"/>
    <w:rsid w:val="00BA099C"/>
    <w:rsid w:val="00BA2385"/>
    <w:rsid w:val="00BA4B57"/>
    <w:rsid w:val="00BA67DC"/>
    <w:rsid w:val="00BB19F0"/>
    <w:rsid w:val="00BB21CE"/>
    <w:rsid w:val="00BB2E82"/>
    <w:rsid w:val="00BB3593"/>
    <w:rsid w:val="00BB75DF"/>
    <w:rsid w:val="00BC146C"/>
    <w:rsid w:val="00BC1592"/>
    <w:rsid w:val="00BC18E6"/>
    <w:rsid w:val="00BC2247"/>
    <w:rsid w:val="00BC3388"/>
    <w:rsid w:val="00BC520C"/>
    <w:rsid w:val="00BC6945"/>
    <w:rsid w:val="00BC6FC9"/>
    <w:rsid w:val="00BD20C5"/>
    <w:rsid w:val="00BD29BC"/>
    <w:rsid w:val="00BD387A"/>
    <w:rsid w:val="00BE16F5"/>
    <w:rsid w:val="00BE16FD"/>
    <w:rsid w:val="00BE1E3B"/>
    <w:rsid w:val="00BE33B4"/>
    <w:rsid w:val="00BE3606"/>
    <w:rsid w:val="00BE4D3B"/>
    <w:rsid w:val="00BE68D0"/>
    <w:rsid w:val="00BE7033"/>
    <w:rsid w:val="00BF444C"/>
    <w:rsid w:val="00BF6A8B"/>
    <w:rsid w:val="00BF6B59"/>
    <w:rsid w:val="00BF6F1F"/>
    <w:rsid w:val="00BF7690"/>
    <w:rsid w:val="00C03F5D"/>
    <w:rsid w:val="00C058FC"/>
    <w:rsid w:val="00C05950"/>
    <w:rsid w:val="00C06590"/>
    <w:rsid w:val="00C148D1"/>
    <w:rsid w:val="00C14C98"/>
    <w:rsid w:val="00C1521A"/>
    <w:rsid w:val="00C15D22"/>
    <w:rsid w:val="00C20768"/>
    <w:rsid w:val="00C21376"/>
    <w:rsid w:val="00C239BA"/>
    <w:rsid w:val="00C24BAC"/>
    <w:rsid w:val="00C270F1"/>
    <w:rsid w:val="00C304E8"/>
    <w:rsid w:val="00C31794"/>
    <w:rsid w:val="00C37230"/>
    <w:rsid w:val="00C37A4C"/>
    <w:rsid w:val="00C37F5F"/>
    <w:rsid w:val="00C414EE"/>
    <w:rsid w:val="00C4166B"/>
    <w:rsid w:val="00C41AF9"/>
    <w:rsid w:val="00C44CC1"/>
    <w:rsid w:val="00C45CE7"/>
    <w:rsid w:val="00C46484"/>
    <w:rsid w:val="00C522B8"/>
    <w:rsid w:val="00C52CC8"/>
    <w:rsid w:val="00C54A61"/>
    <w:rsid w:val="00C572E2"/>
    <w:rsid w:val="00C574A2"/>
    <w:rsid w:val="00C602B1"/>
    <w:rsid w:val="00C6077B"/>
    <w:rsid w:val="00C6082B"/>
    <w:rsid w:val="00C62E7C"/>
    <w:rsid w:val="00C64199"/>
    <w:rsid w:val="00C6764B"/>
    <w:rsid w:val="00C67A16"/>
    <w:rsid w:val="00C7206E"/>
    <w:rsid w:val="00C72A4F"/>
    <w:rsid w:val="00C8121A"/>
    <w:rsid w:val="00C81515"/>
    <w:rsid w:val="00C81B4E"/>
    <w:rsid w:val="00C825C7"/>
    <w:rsid w:val="00C829E3"/>
    <w:rsid w:val="00C83527"/>
    <w:rsid w:val="00C87E15"/>
    <w:rsid w:val="00C94316"/>
    <w:rsid w:val="00CA1D78"/>
    <w:rsid w:val="00CA2AA5"/>
    <w:rsid w:val="00CA5458"/>
    <w:rsid w:val="00CA72D2"/>
    <w:rsid w:val="00CB2D92"/>
    <w:rsid w:val="00CB39EF"/>
    <w:rsid w:val="00CB7ADE"/>
    <w:rsid w:val="00CC1629"/>
    <w:rsid w:val="00CC7743"/>
    <w:rsid w:val="00CE3774"/>
    <w:rsid w:val="00CE49AA"/>
    <w:rsid w:val="00CF1027"/>
    <w:rsid w:val="00CF33B9"/>
    <w:rsid w:val="00D0004F"/>
    <w:rsid w:val="00D033AD"/>
    <w:rsid w:val="00D0629A"/>
    <w:rsid w:val="00D06EBF"/>
    <w:rsid w:val="00D1333F"/>
    <w:rsid w:val="00D13A23"/>
    <w:rsid w:val="00D15194"/>
    <w:rsid w:val="00D151E2"/>
    <w:rsid w:val="00D15498"/>
    <w:rsid w:val="00D15718"/>
    <w:rsid w:val="00D16E7A"/>
    <w:rsid w:val="00D170FE"/>
    <w:rsid w:val="00D17A91"/>
    <w:rsid w:val="00D2080A"/>
    <w:rsid w:val="00D220E0"/>
    <w:rsid w:val="00D2353F"/>
    <w:rsid w:val="00D30CEC"/>
    <w:rsid w:val="00D33A7A"/>
    <w:rsid w:val="00D34E4A"/>
    <w:rsid w:val="00D355AE"/>
    <w:rsid w:val="00D37255"/>
    <w:rsid w:val="00D43287"/>
    <w:rsid w:val="00D43B84"/>
    <w:rsid w:val="00D45314"/>
    <w:rsid w:val="00D51047"/>
    <w:rsid w:val="00D538FB"/>
    <w:rsid w:val="00D540FE"/>
    <w:rsid w:val="00D5419A"/>
    <w:rsid w:val="00D54749"/>
    <w:rsid w:val="00D564C5"/>
    <w:rsid w:val="00D56904"/>
    <w:rsid w:val="00D56E86"/>
    <w:rsid w:val="00D574C6"/>
    <w:rsid w:val="00D6170E"/>
    <w:rsid w:val="00D61916"/>
    <w:rsid w:val="00D657C7"/>
    <w:rsid w:val="00D65818"/>
    <w:rsid w:val="00D66BB6"/>
    <w:rsid w:val="00D700DA"/>
    <w:rsid w:val="00D739A1"/>
    <w:rsid w:val="00D74B50"/>
    <w:rsid w:val="00D75199"/>
    <w:rsid w:val="00D760D9"/>
    <w:rsid w:val="00D7645D"/>
    <w:rsid w:val="00D779D1"/>
    <w:rsid w:val="00D81809"/>
    <w:rsid w:val="00D83ED8"/>
    <w:rsid w:val="00D84317"/>
    <w:rsid w:val="00D844CF"/>
    <w:rsid w:val="00D85AE1"/>
    <w:rsid w:val="00D86347"/>
    <w:rsid w:val="00D87FF8"/>
    <w:rsid w:val="00D91661"/>
    <w:rsid w:val="00DA1E5C"/>
    <w:rsid w:val="00DA328D"/>
    <w:rsid w:val="00DA4A81"/>
    <w:rsid w:val="00DA4C0B"/>
    <w:rsid w:val="00DA6382"/>
    <w:rsid w:val="00DB0D9A"/>
    <w:rsid w:val="00DB44F6"/>
    <w:rsid w:val="00DB6D65"/>
    <w:rsid w:val="00DB6F52"/>
    <w:rsid w:val="00DC050A"/>
    <w:rsid w:val="00DC0575"/>
    <w:rsid w:val="00DC09D5"/>
    <w:rsid w:val="00DC4FD9"/>
    <w:rsid w:val="00DC5A6B"/>
    <w:rsid w:val="00DC62C1"/>
    <w:rsid w:val="00DC681C"/>
    <w:rsid w:val="00DC7727"/>
    <w:rsid w:val="00DD1B1E"/>
    <w:rsid w:val="00DD24E6"/>
    <w:rsid w:val="00DD5140"/>
    <w:rsid w:val="00DD6875"/>
    <w:rsid w:val="00DE02A3"/>
    <w:rsid w:val="00DE37A6"/>
    <w:rsid w:val="00DE5D45"/>
    <w:rsid w:val="00DE74F0"/>
    <w:rsid w:val="00DE78F6"/>
    <w:rsid w:val="00DF0090"/>
    <w:rsid w:val="00DF0FAE"/>
    <w:rsid w:val="00DF1811"/>
    <w:rsid w:val="00DF3047"/>
    <w:rsid w:val="00DF30C0"/>
    <w:rsid w:val="00DF3C54"/>
    <w:rsid w:val="00DF5872"/>
    <w:rsid w:val="00DF7943"/>
    <w:rsid w:val="00E008CD"/>
    <w:rsid w:val="00E10D4B"/>
    <w:rsid w:val="00E120E7"/>
    <w:rsid w:val="00E15A61"/>
    <w:rsid w:val="00E1706E"/>
    <w:rsid w:val="00E17C80"/>
    <w:rsid w:val="00E209DC"/>
    <w:rsid w:val="00E21BEA"/>
    <w:rsid w:val="00E2247B"/>
    <w:rsid w:val="00E239CE"/>
    <w:rsid w:val="00E319F7"/>
    <w:rsid w:val="00E339D5"/>
    <w:rsid w:val="00E34110"/>
    <w:rsid w:val="00E349DC"/>
    <w:rsid w:val="00E35563"/>
    <w:rsid w:val="00E43220"/>
    <w:rsid w:val="00E47977"/>
    <w:rsid w:val="00E518A6"/>
    <w:rsid w:val="00E52793"/>
    <w:rsid w:val="00E5595C"/>
    <w:rsid w:val="00E56E16"/>
    <w:rsid w:val="00E645A3"/>
    <w:rsid w:val="00E66D5F"/>
    <w:rsid w:val="00E67493"/>
    <w:rsid w:val="00E67D16"/>
    <w:rsid w:val="00E702AD"/>
    <w:rsid w:val="00E71624"/>
    <w:rsid w:val="00E72369"/>
    <w:rsid w:val="00E73CD1"/>
    <w:rsid w:val="00E74AC7"/>
    <w:rsid w:val="00E7691A"/>
    <w:rsid w:val="00E81A9F"/>
    <w:rsid w:val="00E84634"/>
    <w:rsid w:val="00E85375"/>
    <w:rsid w:val="00E8701D"/>
    <w:rsid w:val="00E87536"/>
    <w:rsid w:val="00E914AB"/>
    <w:rsid w:val="00E92AAE"/>
    <w:rsid w:val="00E94771"/>
    <w:rsid w:val="00E94E1A"/>
    <w:rsid w:val="00EA19F4"/>
    <w:rsid w:val="00EA4A55"/>
    <w:rsid w:val="00EA4E54"/>
    <w:rsid w:val="00EA6DC5"/>
    <w:rsid w:val="00EB307A"/>
    <w:rsid w:val="00EB55FE"/>
    <w:rsid w:val="00EC0639"/>
    <w:rsid w:val="00EC0654"/>
    <w:rsid w:val="00EC54B0"/>
    <w:rsid w:val="00EC7FFA"/>
    <w:rsid w:val="00ED0478"/>
    <w:rsid w:val="00ED069A"/>
    <w:rsid w:val="00ED10A8"/>
    <w:rsid w:val="00ED1C81"/>
    <w:rsid w:val="00ED263E"/>
    <w:rsid w:val="00ED4A7D"/>
    <w:rsid w:val="00ED60D0"/>
    <w:rsid w:val="00ED6769"/>
    <w:rsid w:val="00EE07EF"/>
    <w:rsid w:val="00EE3B80"/>
    <w:rsid w:val="00EE449C"/>
    <w:rsid w:val="00EE4E7C"/>
    <w:rsid w:val="00EE52FE"/>
    <w:rsid w:val="00EE6168"/>
    <w:rsid w:val="00EE7E12"/>
    <w:rsid w:val="00EE7F0C"/>
    <w:rsid w:val="00EF012F"/>
    <w:rsid w:val="00EF20E2"/>
    <w:rsid w:val="00EF2B81"/>
    <w:rsid w:val="00EF2EDA"/>
    <w:rsid w:val="00EF3A94"/>
    <w:rsid w:val="00EF421C"/>
    <w:rsid w:val="00EF69D6"/>
    <w:rsid w:val="00F014BF"/>
    <w:rsid w:val="00F02710"/>
    <w:rsid w:val="00F03BBE"/>
    <w:rsid w:val="00F0492F"/>
    <w:rsid w:val="00F054B8"/>
    <w:rsid w:val="00F07BC0"/>
    <w:rsid w:val="00F10458"/>
    <w:rsid w:val="00F16557"/>
    <w:rsid w:val="00F17661"/>
    <w:rsid w:val="00F20E56"/>
    <w:rsid w:val="00F224D5"/>
    <w:rsid w:val="00F23627"/>
    <w:rsid w:val="00F262FA"/>
    <w:rsid w:val="00F31A88"/>
    <w:rsid w:val="00F31CCA"/>
    <w:rsid w:val="00F35A71"/>
    <w:rsid w:val="00F40632"/>
    <w:rsid w:val="00F40665"/>
    <w:rsid w:val="00F42929"/>
    <w:rsid w:val="00F43628"/>
    <w:rsid w:val="00F4428F"/>
    <w:rsid w:val="00F458F1"/>
    <w:rsid w:val="00F45A4D"/>
    <w:rsid w:val="00F45D71"/>
    <w:rsid w:val="00F463A2"/>
    <w:rsid w:val="00F47BF2"/>
    <w:rsid w:val="00F47C29"/>
    <w:rsid w:val="00F500E9"/>
    <w:rsid w:val="00F50D58"/>
    <w:rsid w:val="00F520E0"/>
    <w:rsid w:val="00F52D83"/>
    <w:rsid w:val="00F53DD1"/>
    <w:rsid w:val="00F57EE0"/>
    <w:rsid w:val="00F61C0E"/>
    <w:rsid w:val="00F62C96"/>
    <w:rsid w:val="00F63565"/>
    <w:rsid w:val="00F6457B"/>
    <w:rsid w:val="00F660FF"/>
    <w:rsid w:val="00F6677A"/>
    <w:rsid w:val="00F67C5C"/>
    <w:rsid w:val="00F67F2F"/>
    <w:rsid w:val="00F74101"/>
    <w:rsid w:val="00F764B8"/>
    <w:rsid w:val="00F76C2E"/>
    <w:rsid w:val="00F77F77"/>
    <w:rsid w:val="00F877E5"/>
    <w:rsid w:val="00F905C0"/>
    <w:rsid w:val="00F9249B"/>
    <w:rsid w:val="00F9490E"/>
    <w:rsid w:val="00F9494F"/>
    <w:rsid w:val="00F97EC6"/>
    <w:rsid w:val="00FA0950"/>
    <w:rsid w:val="00FA125F"/>
    <w:rsid w:val="00FA2D96"/>
    <w:rsid w:val="00FA2FB6"/>
    <w:rsid w:val="00FA35AC"/>
    <w:rsid w:val="00FA3848"/>
    <w:rsid w:val="00FA4A31"/>
    <w:rsid w:val="00FA4CB0"/>
    <w:rsid w:val="00FA6FCC"/>
    <w:rsid w:val="00FB0026"/>
    <w:rsid w:val="00FB08AE"/>
    <w:rsid w:val="00FB1DCE"/>
    <w:rsid w:val="00FB2921"/>
    <w:rsid w:val="00FB3FF4"/>
    <w:rsid w:val="00FB4E2F"/>
    <w:rsid w:val="00FB7125"/>
    <w:rsid w:val="00FC286F"/>
    <w:rsid w:val="00FC32AC"/>
    <w:rsid w:val="00FC3E00"/>
    <w:rsid w:val="00FC3E6E"/>
    <w:rsid w:val="00FD020D"/>
    <w:rsid w:val="00FD1202"/>
    <w:rsid w:val="00FD1564"/>
    <w:rsid w:val="00FD219A"/>
    <w:rsid w:val="00FD2C86"/>
    <w:rsid w:val="00FD2D7A"/>
    <w:rsid w:val="00FD4B9B"/>
    <w:rsid w:val="00FD63F8"/>
    <w:rsid w:val="00FE008B"/>
    <w:rsid w:val="00FE22B9"/>
    <w:rsid w:val="00FE3D42"/>
    <w:rsid w:val="00FF0165"/>
    <w:rsid w:val="00FF1988"/>
    <w:rsid w:val="00FF2E65"/>
    <w:rsid w:val="00FF5DFE"/>
    <w:rsid w:val="00FF64A9"/>
    <w:rsid w:val="00FF7F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35842" fillcolor="none [660]" strokecolor="none [1311]">
      <v:fill color="none [660]"/>
      <v:stroke color="none [1311]"/>
      <o:colormru v:ext="edit" colors="#94cc6e,#ffc,#f8f5d0,#f7f2af,#f0f0f0"/>
      <o:colormenu v:ext="edit" fillcolor="none [660]" strokecolor="none [1311]"/>
    </o:shapedefaults>
    <o:shapelayout v:ext="edit">
      <o:idmap v:ext="edit" data="1"/>
      <o:rules v:ext="edit">
        <o:r id="V:Rule6" type="callout" idref="#_x0000_s1293"/>
        <o:r id="V:Rule7" type="callout" idref="#_x0000_s1294"/>
        <o:r id="V:Rule8" type="callout" idref="#_x0000_s1247"/>
        <o:r id="V:Rule9" type="connector" idref="#_x0000_s1308"/>
        <o:r id="V:Rule10" type="connector" idref="#_x0000_s1306">
          <o:proxy end="" idref="#_x0000_s1304" connectloc="0"/>
        </o:r>
        <o:r id="V:Rule11" type="connector" idref="#_x0000_s1311">
          <o:proxy start="" idref="#_x0000_s1238" connectloc="2"/>
          <o:proxy end="" idref="#_x0000_s1244" connectloc="0"/>
        </o:r>
        <o:r id="V:Rule12" type="connector" idref="#_x0000_s1309"/>
        <o:r id="V:Rule13" type="connector" idref="#_x0000_s1310"/>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No List" w:uiPriority="99"/>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75E2"/>
    <w:rPr>
      <w:rFonts w:ascii="Verdana" w:hAnsi="Verdana"/>
      <w:szCs w:val="24"/>
    </w:rPr>
  </w:style>
  <w:style w:type="paragraph" w:styleId="Heading1">
    <w:name w:val="heading 1"/>
    <w:basedOn w:val="Normal"/>
    <w:next w:val="Normal"/>
    <w:qFormat/>
    <w:rsid w:val="003A75E2"/>
    <w:pPr>
      <w:keepNext/>
      <w:pageBreakBefore/>
      <w:spacing w:before="240" w:after="60"/>
      <w:outlineLvl w:val="0"/>
    </w:pPr>
    <w:rPr>
      <w:rFonts w:cs="Arial"/>
      <w:b/>
      <w:bCs/>
      <w:color w:val="4F81BD"/>
      <w:kern w:val="32"/>
      <w:sz w:val="28"/>
      <w:szCs w:val="32"/>
    </w:rPr>
  </w:style>
  <w:style w:type="paragraph" w:styleId="Heading2">
    <w:name w:val="heading 2"/>
    <w:basedOn w:val="Normal"/>
    <w:next w:val="Normal"/>
    <w:qFormat/>
    <w:rsid w:val="003610E9"/>
    <w:pPr>
      <w:keepNext/>
      <w:spacing w:before="240" w:after="60"/>
      <w:outlineLvl w:val="1"/>
    </w:pPr>
    <w:rPr>
      <w:rFonts w:cs="Arial"/>
      <w:b/>
      <w:bCs/>
      <w:iCs/>
      <w:color w:val="C0504D"/>
      <w:sz w:val="24"/>
      <w:szCs w:val="28"/>
    </w:rPr>
  </w:style>
  <w:style w:type="paragraph" w:styleId="Heading3">
    <w:name w:val="heading 3"/>
    <w:basedOn w:val="Normal"/>
    <w:next w:val="Normal"/>
    <w:qFormat/>
    <w:rsid w:val="00820F42"/>
    <w:pPr>
      <w:keepNext/>
      <w:pBdr>
        <w:bottom w:val="single" w:sz="4" w:space="1" w:color="C0C0C0"/>
      </w:pBdr>
      <w:spacing w:before="240" w:after="60"/>
      <w:outlineLvl w:val="2"/>
    </w:pPr>
    <w:rPr>
      <w:rFonts w:cs="Arial"/>
      <w:b/>
      <w:bCs/>
      <w:color w:val="9BBB59"/>
      <w:sz w:val="22"/>
      <w:szCs w:val="26"/>
    </w:rPr>
  </w:style>
  <w:style w:type="paragraph" w:styleId="Heading4">
    <w:name w:val="heading 4"/>
    <w:basedOn w:val="Normal"/>
    <w:next w:val="Normal"/>
    <w:qFormat/>
    <w:rsid w:val="00B63D85"/>
    <w:pPr>
      <w:keepNext/>
      <w:numPr>
        <w:ilvl w:val="3"/>
        <w:numId w:val="2"/>
      </w:numPr>
      <w:spacing w:before="240" w:after="60"/>
      <w:outlineLvl w:val="3"/>
    </w:pPr>
    <w:rPr>
      <w:b/>
      <w:bCs/>
      <w:sz w:val="28"/>
      <w:szCs w:val="28"/>
    </w:rPr>
  </w:style>
  <w:style w:type="paragraph" w:styleId="Heading5">
    <w:name w:val="heading 5"/>
    <w:basedOn w:val="Normal"/>
    <w:next w:val="Normal"/>
    <w:qFormat/>
    <w:rsid w:val="00B63D85"/>
    <w:pPr>
      <w:numPr>
        <w:ilvl w:val="4"/>
        <w:numId w:val="2"/>
      </w:numPr>
      <w:spacing w:before="240" w:after="60"/>
      <w:outlineLvl w:val="4"/>
    </w:pPr>
    <w:rPr>
      <w:b/>
      <w:bCs/>
      <w:i/>
      <w:iCs/>
      <w:sz w:val="26"/>
      <w:szCs w:val="26"/>
    </w:rPr>
  </w:style>
  <w:style w:type="paragraph" w:styleId="Heading6">
    <w:name w:val="heading 6"/>
    <w:basedOn w:val="Normal"/>
    <w:next w:val="Normal"/>
    <w:qFormat/>
    <w:rsid w:val="00B63D85"/>
    <w:pPr>
      <w:numPr>
        <w:ilvl w:val="5"/>
        <w:numId w:val="2"/>
      </w:numPr>
      <w:spacing w:before="240" w:after="60"/>
      <w:outlineLvl w:val="5"/>
    </w:pPr>
    <w:rPr>
      <w:b/>
      <w:bCs/>
      <w:sz w:val="22"/>
      <w:szCs w:val="22"/>
    </w:rPr>
  </w:style>
  <w:style w:type="paragraph" w:styleId="Heading7">
    <w:name w:val="heading 7"/>
    <w:basedOn w:val="Normal"/>
    <w:next w:val="Normal"/>
    <w:qFormat/>
    <w:rsid w:val="00B63D85"/>
    <w:pPr>
      <w:numPr>
        <w:ilvl w:val="6"/>
        <w:numId w:val="2"/>
      </w:numPr>
      <w:spacing w:before="240" w:after="60"/>
      <w:outlineLvl w:val="6"/>
    </w:pPr>
  </w:style>
  <w:style w:type="paragraph" w:styleId="Heading8">
    <w:name w:val="heading 8"/>
    <w:basedOn w:val="Normal"/>
    <w:next w:val="Normal"/>
    <w:qFormat/>
    <w:rsid w:val="00B63D85"/>
    <w:pPr>
      <w:numPr>
        <w:ilvl w:val="7"/>
        <w:numId w:val="2"/>
      </w:numPr>
      <w:spacing w:before="240" w:after="60"/>
      <w:outlineLvl w:val="7"/>
    </w:pPr>
    <w:rPr>
      <w:i/>
      <w:iCs/>
    </w:rPr>
  </w:style>
  <w:style w:type="paragraph" w:styleId="Heading9">
    <w:name w:val="heading 9"/>
    <w:basedOn w:val="Normal"/>
    <w:next w:val="Normal"/>
    <w:qFormat/>
    <w:rsid w:val="00B63D85"/>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A3607B"/>
    <w:pPr>
      <w:spacing w:before="240" w:after="60"/>
      <w:jc w:val="center"/>
      <w:outlineLvl w:val="0"/>
    </w:pPr>
    <w:rPr>
      <w:rFonts w:ascii="Arial" w:hAnsi="Arial" w:cs="Arial"/>
      <w:b/>
      <w:bCs/>
      <w:kern w:val="28"/>
      <w:sz w:val="32"/>
      <w:szCs w:val="32"/>
    </w:rPr>
  </w:style>
  <w:style w:type="paragraph" w:styleId="TOC1">
    <w:name w:val="toc 1"/>
    <w:basedOn w:val="Normal"/>
    <w:next w:val="Normal"/>
    <w:autoRedefine/>
    <w:uiPriority w:val="39"/>
    <w:rsid w:val="003A75E2"/>
    <w:pPr>
      <w:spacing w:before="120" w:after="120"/>
    </w:pPr>
    <w:rPr>
      <w:b/>
      <w:bCs/>
      <w:caps/>
      <w:szCs w:val="20"/>
    </w:rPr>
  </w:style>
  <w:style w:type="paragraph" w:styleId="TOC5">
    <w:name w:val="toc 5"/>
    <w:basedOn w:val="Normal"/>
    <w:next w:val="Normal"/>
    <w:autoRedefine/>
    <w:semiHidden/>
    <w:rsid w:val="00A3607B"/>
    <w:pPr>
      <w:ind w:left="960"/>
    </w:pPr>
    <w:rPr>
      <w:sz w:val="18"/>
      <w:szCs w:val="18"/>
    </w:rPr>
  </w:style>
  <w:style w:type="character" w:styleId="CommentReference">
    <w:name w:val="annotation reference"/>
    <w:basedOn w:val="DefaultParagraphFont"/>
    <w:semiHidden/>
    <w:rsid w:val="00BC6945"/>
    <w:rPr>
      <w:sz w:val="16"/>
      <w:szCs w:val="16"/>
    </w:rPr>
  </w:style>
  <w:style w:type="paragraph" w:styleId="CommentText">
    <w:name w:val="annotation text"/>
    <w:basedOn w:val="Normal"/>
    <w:semiHidden/>
    <w:rsid w:val="00BC6945"/>
    <w:rPr>
      <w:szCs w:val="20"/>
    </w:rPr>
  </w:style>
  <w:style w:type="paragraph" w:styleId="CommentSubject">
    <w:name w:val="annotation subject"/>
    <w:basedOn w:val="CommentText"/>
    <w:next w:val="CommentText"/>
    <w:semiHidden/>
    <w:rsid w:val="00BC6945"/>
    <w:rPr>
      <w:b/>
      <w:bCs/>
    </w:rPr>
  </w:style>
  <w:style w:type="paragraph" w:styleId="BalloonText">
    <w:name w:val="Balloon Text"/>
    <w:basedOn w:val="Normal"/>
    <w:semiHidden/>
    <w:rsid w:val="00BC6945"/>
    <w:rPr>
      <w:rFonts w:ascii="Tahoma" w:hAnsi="Tahoma" w:cs="Tahoma"/>
      <w:sz w:val="16"/>
      <w:szCs w:val="16"/>
    </w:rPr>
  </w:style>
  <w:style w:type="paragraph" w:styleId="TOC2">
    <w:name w:val="toc 2"/>
    <w:basedOn w:val="Normal"/>
    <w:next w:val="Normal"/>
    <w:autoRedefine/>
    <w:uiPriority w:val="39"/>
    <w:rsid w:val="00F23627"/>
    <w:pPr>
      <w:ind w:left="240"/>
    </w:pPr>
    <w:rPr>
      <w:szCs w:val="20"/>
    </w:rPr>
  </w:style>
  <w:style w:type="table" w:styleId="TableGrid">
    <w:name w:val="Table Grid"/>
    <w:basedOn w:val="TableNormal"/>
    <w:rsid w:val="00E319F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rsid w:val="00D220E0"/>
    <w:pPr>
      <w:ind w:left="480"/>
    </w:pPr>
    <w:rPr>
      <w:i/>
      <w:iCs/>
      <w:szCs w:val="20"/>
    </w:rPr>
  </w:style>
  <w:style w:type="paragraph" w:styleId="Footer">
    <w:name w:val="footer"/>
    <w:basedOn w:val="Normal"/>
    <w:link w:val="FooterChar"/>
    <w:rsid w:val="009F78C3"/>
    <w:pPr>
      <w:tabs>
        <w:tab w:val="center" w:pos="4320"/>
        <w:tab w:val="right" w:pos="8640"/>
      </w:tabs>
    </w:pPr>
  </w:style>
  <w:style w:type="character" w:styleId="PageNumber">
    <w:name w:val="page number"/>
    <w:basedOn w:val="DefaultParagraphFont"/>
    <w:rsid w:val="009F78C3"/>
  </w:style>
  <w:style w:type="paragraph" w:styleId="NormalWeb">
    <w:name w:val="Normal (Web)"/>
    <w:basedOn w:val="Normal"/>
    <w:uiPriority w:val="99"/>
    <w:rsid w:val="00BE68D0"/>
    <w:pPr>
      <w:spacing w:before="100" w:beforeAutospacing="1" w:after="100" w:afterAutospacing="1"/>
    </w:pPr>
  </w:style>
  <w:style w:type="character" w:styleId="Strong">
    <w:name w:val="Strong"/>
    <w:basedOn w:val="DefaultParagraphFont"/>
    <w:uiPriority w:val="22"/>
    <w:qFormat/>
    <w:rsid w:val="00BE68D0"/>
    <w:rPr>
      <w:b/>
      <w:bCs/>
    </w:rPr>
  </w:style>
  <w:style w:type="character" w:customStyle="1" w:styleId="smalltext1">
    <w:name w:val="smalltext1"/>
    <w:basedOn w:val="DefaultParagraphFont"/>
    <w:rsid w:val="00BE68D0"/>
    <w:rPr>
      <w:rFonts w:ascii="Verdana" w:hAnsi="Verdana" w:hint="default"/>
      <w:strike w:val="0"/>
      <w:dstrike w:val="0"/>
      <w:color w:val="666666"/>
      <w:sz w:val="15"/>
      <w:szCs w:val="15"/>
      <w:u w:val="none"/>
      <w:effect w:val="none"/>
    </w:rPr>
  </w:style>
  <w:style w:type="character" w:styleId="Hyperlink">
    <w:name w:val="Hyperlink"/>
    <w:basedOn w:val="DefaultParagraphFont"/>
    <w:rsid w:val="00967F0B"/>
    <w:rPr>
      <w:color w:val="548DD4" w:themeColor="text2" w:themeTint="99"/>
      <w:u w:val="single"/>
    </w:rPr>
  </w:style>
  <w:style w:type="character" w:customStyle="1" w:styleId="menutext1">
    <w:name w:val="menutext1"/>
    <w:basedOn w:val="DefaultParagraphFont"/>
    <w:rsid w:val="00BE68D0"/>
    <w:rPr>
      <w:rFonts w:ascii="Verdana" w:hAnsi="Verdana" w:hint="default"/>
      <w:color w:val="666666"/>
      <w:sz w:val="17"/>
      <w:szCs w:val="17"/>
    </w:rPr>
  </w:style>
  <w:style w:type="character" w:customStyle="1" w:styleId="pagetitle1">
    <w:name w:val="pagetitle1"/>
    <w:basedOn w:val="DefaultParagraphFont"/>
    <w:rsid w:val="00BE68D0"/>
    <w:rPr>
      <w:rFonts w:ascii="Verdana" w:hAnsi="Verdana" w:hint="default"/>
      <w:color w:val="666666"/>
      <w:sz w:val="54"/>
      <w:szCs w:val="54"/>
    </w:rPr>
  </w:style>
  <w:style w:type="paragraph" w:styleId="z-TopofForm">
    <w:name w:val="HTML Top of Form"/>
    <w:basedOn w:val="Normal"/>
    <w:next w:val="Normal"/>
    <w:hidden/>
    <w:rsid w:val="00BE68D0"/>
    <w:pPr>
      <w:pBdr>
        <w:bottom w:val="single" w:sz="6" w:space="1" w:color="auto"/>
      </w:pBdr>
      <w:jc w:val="center"/>
    </w:pPr>
    <w:rPr>
      <w:rFonts w:ascii="Arial" w:hAnsi="Arial" w:cs="Arial"/>
      <w:vanish/>
      <w:sz w:val="16"/>
      <w:szCs w:val="16"/>
    </w:rPr>
  </w:style>
  <w:style w:type="paragraph" w:styleId="z-BottomofForm">
    <w:name w:val="HTML Bottom of Form"/>
    <w:basedOn w:val="Normal"/>
    <w:next w:val="Normal"/>
    <w:hidden/>
    <w:rsid w:val="00BE68D0"/>
    <w:pPr>
      <w:pBdr>
        <w:top w:val="single" w:sz="6" w:space="1" w:color="auto"/>
      </w:pBdr>
      <w:jc w:val="center"/>
    </w:pPr>
    <w:rPr>
      <w:rFonts w:ascii="Arial" w:hAnsi="Arial" w:cs="Arial"/>
      <w:vanish/>
      <w:sz w:val="16"/>
      <w:szCs w:val="16"/>
    </w:rPr>
  </w:style>
  <w:style w:type="character" w:customStyle="1" w:styleId="heading11">
    <w:name w:val="heading11"/>
    <w:basedOn w:val="DefaultParagraphFont"/>
    <w:rsid w:val="00BE68D0"/>
    <w:rPr>
      <w:rFonts w:ascii="Verdana" w:hAnsi="Verdana" w:hint="default"/>
      <w:b/>
      <w:bCs/>
      <w:caps w:val="0"/>
      <w:strike w:val="0"/>
      <w:dstrike w:val="0"/>
      <w:color w:val="666666"/>
      <w:sz w:val="24"/>
      <w:szCs w:val="24"/>
      <w:u w:val="none"/>
      <w:effect w:val="none"/>
    </w:rPr>
  </w:style>
  <w:style w:type="table" w:styleId="TableTheme">
    <w:name w:val="Table Theme"/>
    <w:basedOn w:val="TableNormal"/>
    <w:rsid w:val="009A3AB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1">
    <w:name w:val="normaltext1"/>
    <w:basedOn w:val="DefaultParagraphFont"/>
    <w:rsid w:val="00452697"/>
    <w:rPr>
      <w:rFonts w:ascii="Verdana" w:hAnsi="Verdana" w:hint="default"/>
      <w:strike w:val="0"/>
      <w:dstrike w:val="0"/>
      <w:color w:val="333333"/>
      <w:sz w:val="18"/>
      <w:szCs w:val="18"/>
      <w:u w:val="none"/>
      <w:effect w:val="none"/>
    </w:rPr>
  </w:style>
  <w:style w:type="paragraph" w:styleId="TOC4">
    <w:name w:val="toc 4"/>
    <w:basedOn w:val="Normal"/>
    <w:next w:val="Normal"/>
    <w:autoRedefine/>
    <w:semiHidden/>
    <w:rsid w:val="00B63D85"/>
    <w:pPr>
      <w:ind w:left="720"/>
    </w:pPr>
    <w:rPr>
      <w:sz w:val="18"/>
      <w:szCs w:val="18"/>
    </w:rPr>
  </w:style>
  <w:style w:type="paragraph" w:styleId="TOC6">
    <w:name w:val="toc 6"/>
    <w:basedOn w:val="Normal"/>
    <w:next w:val="Normal"/>
    <w:autoRedefine/>
    <w:semiHidden/>
    <w:rsid w:val="00325DA1"/>
    <w:pPr>
      <w:ind w:left="1200"/>
    </w:pPr>
    <w:rPr>
      <w:sz w:val="18"/>
      <w:szCs w:val="18"/>
    </w:rPr>
  </w:style>
  <w:style w:type="paragraph" w:styleId="TOC7">
    <w:name w:val="toc 7"/>
    <w:basedOn w:val="Normal"/>
    <w:next w:val="Normal"/>
    <w:autoRedefine/>
    <w:semiHidden/>
    <w:rsid w:val="00325DA1"/>
    <w:pPr>
      <w:ind w:left="1440"/>
    </w:pPr>
    <w:rPr>
      <w:sz w:val="18"/>
      <w:szCs w:val="18"/>
    </w:rPr>
  </w:style>
  <w:style w:type="paragraph" w:styleId="TOC8">
    <w:name w:val="toc 8"/>
    <w:basedOn w:val="Normal"/>
    <w:next w:val="Normal"/>
    <w:autoRedefine/>
    <w:semiHidden/>
    <w:rsid w:val="00325DA1"/>
    <w:pPr>
      <w:ind w:left="1680"/>
    </w:pPr>
    <w:rPr>
      <w:sz w:val="18"/>
      <w:szCs w:val="18"/>
    </w:rPr>
  </w:style>
  <w:style w:type="paragraph" w:styleId="TOC9">
    <w:name w:val="toc 9"/>
    <w:basedOn w:val="Normal"/>
    <w:next w:val="Normal"/>
    <w:autoRedefine/>
    <w:semiHidden/>
    <w:rsid w:val="00325DA1"/>
    <w:pPr>
      <w:ind w:left="1920"/>
    </w:pPr>
    <w:rPr>
      <w:sz w:val="18"/>
      <w:szCs w:val="18"/>
    </w:rPr>
  </w:style>
  <w:style w:type="table" w:styleId="TableContemporary">
    <w:name w:val="Table Contemporary"/>
    <w:basedOn w:val="TableNormal"/>
    <w:rsid w:val="00E2247B"/>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Caption">
    <w:name w:val="caption"/>
    <w:basedOn w:val="Normal"/>
    <w:next w:val="Normal"/>
    <w:qFormat/>
    <w:rsid w:val="00C239BA"/>
    <w:pPr>
      <w:spacing w:before="120" w:after="120"/>
    </w:pPr>
    <w:rPr>
      <w:b/>
      <w:bCs/>
      <w:sz w:val="16"/>
      <w:szCs w:val="20"/>
    </w:rPr>
  </w:style>
  <w:style w:type="paragraph" w:styleId="MessageHeader">
    <w:name w:val="Message Header"/>
    <w:basedOn w:val="Normal"/>
    <w:rsid w:val="00161A7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ListNumber">
    <w:name w:val="List Number"/>
    <w:basedOn w:val="Normal"/>
    <w:rsid w:val="00161A74"/>
    <w:pPr>
      <w:numPr>
        <w:numId w:val="1"/>
      </w:numPr>
    </w:pPr>
  </w:style>
  <w:style w:type="paragraph" w:styleId="Header">
    <w:name w:val="header"/>
    <w:basedOn w:val="Normal"/>
    <w:rsid w:val="002326DA"/>
    <w:pPr>
      <w:tabs>
        <w:tab w:val="center" w:pos="4320"/>
        <w:tab w:val="right" w:pos="8640"/>
      </w:tabs>
      <w:jc w:val="right"/>
    </w:pPr>
    <w:rPr>
      <w:rFonts w:cs="Arial"/>
      <w:color w:val="808080"/>
      <w:szCs w:val="28"/>
    </w:rPr>
  </w:style>
  <w:style w:type="paragraph" w:styleId="HTMLPreformatted">
    <w:name w:val="HTML Preformatted"/>
    <w:basedOn w:val="Normal"/>
    <w:link w:val="HTMLPreformattedChar"/>
    <w:uiPriority w:val="99"/>
    <w:rsid w:val="00D54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Tahoma" w:hAnsi="Tahoma" w:cs="Tahoma"/>
      <w:sz w:val="17"/>
      <w:szCs w:val="17"/>
    </w:rPr>
  </w:style>
  <w:style w:type="paragraph" w:styleId="FootnoteText">
    <w:name w:val="footnote text"/>
    <w:basedOn w:val="Normal"/>
    <w:semiHidden/>
    <w:rsid w:val="00A24FB6"/>
    <w:rPr>
      <w:color w:val="7F7F7F" w:themeColor="text1" w:themeTint="80"/>
      <w:szCs w:val="20"/>
    </w:rPr>
  </w:style>
  <w:style w:type="character" w:styleId="FootnoteReference">
    <w:name w:val="footnote reference"/>
    <w:basedOn w:val="DefaultParagraphFont"/>
    <w:semiHidden/>
    <w:rsid w:val="00D540FE"/>
    <w:rPr>
      <w:vertAlign w:val="superscript"/>
    </w:rPr>
  </w:style>
  <w:style w:type="paragraph" w:styleId="ListParagraph">
    <w:name w:val="List Paragraph"/>
    <w:basedOn w:val="Normal"/>
    <w:uiPriority w:val="34"/>
    <w:qFormat/>
    <w:rsid w:val="003A75E2"/>
    <w:pPr>
      <w:spacing w:after="200" w:line="276" w:lineRule="auto"/>
      <w:ind w:left="720"/>
      <w:contextualSpacing/>
    </w:pPr>
    <w:rPr>
      <w:rFonts w:eastAsia="Calibri"/>
      <w:szCs w:val="22"/>
    </w:rPr>
  </w:style>
  <w:style w:type="character" w:customStyle="1" w:styleId="EmailStyle521">
    <w:name w:val="EmailStyle52"/>
    <w:aliases w:val="EmailStyle52"/>
    <w:basedOn w:val="DefaultParagraphFont"/>
    <w:semiHidden/>
    <w:personal/>
    <w:personalReply/>
    <w:rsid w:val="00062782"/>
    <w:rPr>
      <w:rFonts w:ascii="Arial" w:hAnsi="Arial" w:cs="Arial"/>
      <w:color w:val="000080"/>
      <w:sz w:val="20"/>
      <w:szCs w:val="20"/>
    </w:rPr>
  </w:style>
  <w:style w:type="table" w:styleId="TableList4">
    <w:name w:val="Table List 4"/>
    <w:basedOn w:val="TableNormal"/>
    <w:rsid w:val="007C69F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Style16ptBoldCentered">
    <w:name w:val="Style 16 pt Bold Centered"/>
    <w:basedOn w:val="Normal"/>
    <w:rsid w:val="002326DA"/>
    <w:pPr>
      <w:jc w:val="center"/>
    </w:pPr>
    <w:rPr>
      <w:b/>
      <w:bCs/>
      <w:sz w:val="32"/>
      <w:szCs w:val="20"/>
    </w:rPr>
  </w:style>
  <w:style w:type="paragraph" w:customStyle="1" w:styleId="StyleCentered">
    <w:name w:val="Style Centered"/>
    <w:basedOn w:val="Normal"/>
    <w:rsid w:val="002326DA"/>
    <w:pPr>
      <w:jc w:val="center"/>
    </w:pPr>
    <w:rPr>
      <w:szCs w:val="20"/>
    </w:rPr>
  </w:style>
  <w:style w:type="paragraph" w:customStyle="1" w:styleId="Style20ptBoldGray-50Right">
    <w:name w:val="Style 20 pt Bold Gray-50% Right"/>
    <w:basedOn w:val="Normal"/>
    <w:rsid w:val="002326DA"/>
    <w:pPr>
      <w:jc w:val="right"/>
    </w:pPr>
    <w:rPr>
      <w:b/>
      <w:bCs/>
      <w:color w:val="808080"/>
      <w:sz w:val="32"/>
      <w:szCs w:val="20"/>
    </w:rPr>
  </w:style>
  <w:style w:type="character" w:customStyle="1" w:styleId="Style14ptBold">
    <w:name w:val="Style 14 pt Bold"/>
    <w:basedOn w:val="DefaultParagraphFont"/>
    <w:rsid w:val="003A75E2"/>
    <w:rPr>
      <w:rFonts w:ascii="Verdana" w:hAnsi="Verdana"/>
      <w:b/>
      <w:bCs/>
      <w:color w:val="4F81BD"/>
      <w:sz w:val="28"/>
    </w:rPr>
  </w:style>
  <w:style w:type="paragraph" w:customStyle="1" w:styleId="StyleLeft025">
    <w:name w:val="Style Left:  0.25&quot;"/>
    <w:basedOn w:val="Normal"/>
    <w:rsid w:val="003A75E2"/>
    <w:pPr>
      <w:ind w:left="360"/>
    </w:pPr>
    <w:rPr>
      <w:szCs w:val="20"/>
    </w:rPr>
  </w:style>
  <w:style w:type="paragraph" w:customStyle="1" w:styleId="StyleListParagraphLatinArial10pt">
    <w:name w:val="Style List Paragraph + (Latin) Arial 10 pt"/>
    <w:basedOn w:val="ListParagraph"/>
    <w:rsid w:val="003A75E2"/>
  </w:style>
  <w:style w:type="paragraph" w:customStyle="1" w:styleId="StyleListParagraphLatinArial10pt1">
    <w:name w:val="Style List Paragraph + (Latin) Arial 10 pt1"/>
    <w:basedOn w:val="ListParagraph"/>
    <w:rsid w:val="003A75E2"/>
  </w:style>
  <w:style w:type="paragraph" w:customStyle="1" w:styleId="StyleListParagraphLatinArialLeft0">
    <w:name w:val="Style List Paragraph + (Latin) Arial Left:  0&quot;"/>
    <w:basedOn w:val="ListParagraph"/>
    <w:rsid w:val="003A75E2"/>
    <w:pPr>
      <w:ind w:left="0"/>
    </w:pPr>
    <w:rPr>
      <w:rFonts w:eastAsia="Times New Roman"/>
      <w:szCs w:val="20"/>
    </w:rPr>
  </w:style>
  <w:style w:type="paragraph" w:customStyle="1" w:styleId="StyleListParagraphLatinArial">
    <w:name w:val="Style List Paragraph + (Latin) Arial"/>
    <w:basedOn w:val="ListParagraph"/>
    <w:rsid w:val="003610E9"/>
  </w:style>
  <w:style w:type="paragraph" w:styleId="ListBullet">
    <w:name w:val="List Bullet"/>
    <w:basedOn w:val="Normal"/>
    <w:rsid w:val="003610E9"/>
    <w:pPr>
      <w:numPr>
        <w:numId w:val="22"/>
      </w:numPr>
    </w:pPr>
  </w:style>
  <w:style w:type="paragraph" w:styleId="ListBullet2">
    <w:name w:val="List Bullet 2"/>
    <w:basedOn w:val="Normal"/>
    <w:link w:val="ListBullet2Char"/>
    <w:rsid w:val="003610E9"/>
    <w:pPr>
      <w:numPr>
        <w:numId w:val="18"/>
      </w:numPr>
    </w:pPr>
  </w:style>
  <w:style w:type="character" w:customStyle="1" w:styleId="ListBullet2Char">
    <w:name w:val="List Bullet 2 Char"/>
    <w:basedOn w:val="DefaultParagraphFont"/>
    <w:link w:val="ListBullet2"/>
    <w:rsid w:val="003610E9"/>
    <w:rPr>
      <w:rFonts w:ascii="Verdana" w:hAnsi="Verdana"/>
      <w:szCs w:val="24"/>
      <w:lang w:val="en-US" w:eastAsia="en-US" w:bidi="ar-SA"/>
    </w:rPr>
  </w:style>
  <w:style w:type="paragraph" w:styleId="ListNumber2">
    <w:name w:val="List Number 2"/>
    <w:basedOn w:val="Normal"/>
    <w:link w:val="ListNumber2Char"/>
    <w:rsid w:val="003610E9"/>
    <w:pPr>
      <w:numPr>
        <w:numId w:val="17"/>
      </w:numPr>
    </w:pPr>
  </w:style>
  <w:style w:type="character" w:customStyle="1" w:styleId="ListNumber2Char">
    <w:name w:val="List Number 2 Char"/>
    <w:basedOn w:val="DefaultParagraphFont"/>
    <w:link w:val="ListNumber2"/>
    <w:rsid w:val="00F23627"/>
    <w:rPr>
      <w:rFonts w:ascii="Verdana" w:hAnsi="Verdana"/>
      <w:szCs w:val="24"/>
      <w:lang w:val="en-US" w:eastAsia="en-US" w:bidi="ar-SA"/>
    </w:rPr>
  </w:style>
  <w:style w:type="character" w:customStyle="1" w:styleId="FooterChar">
    <w:name w:val="Footer Char"/>
    <w:basedOn w:val="DefaultParagraphFont"/>
    <w:link w:val="Footer"/>
    <w:locked/>
    <w:rsid w:val="00F23627"/>
    <w:rPr>
      <w:rFonts w:ascii="Verdana" w:hAnsi="Verdana"/>
      <w:szCs w:val="24"/>
      <w:lang w:val="en-US" w:eastAsia="en-US" w:bidi="ar-SA"/>
    </w:rPr>
  </w:style>
  <w:style w:type="paragraph" w:styleId="NoSpacing">
    <w:name w:val="No Spacing"/>
    <w:link w:val="NoSpacingChar"/>
    <w:qFormat/>
    <w:rsid w:val="00F23627"/>
    <w:rPr>
      <w:rFonts w:ascii="Calibri" w:eastAsia="Calibri" w:hAnsi="Calibri"/>
      <w:sz w:val="22"/>
      <w:szCs w:val="22"/>
    </w:rPr>
  </w:style>
  <w:style w:type="character" w:customStyle="1" w:styleId="NoSpacingChar">
    <w:name w:val="No Spacing Char"/>
    <w:basedOn w:val="DefaultParagraphFont"/>
    <w:link w:val="NoSpacing"/>
    <w:locked/>
    <w:rsid w:val="00F23627"/>
    <w:rPr>
      <w:rFonts w:ascii="Calibri" w:eastAsia="Calibri" w:hAnsi="Calibri"/>
      <w:sz w:val="22"/>
      <w:szCs w:val="22"/>
      <w:lang w:val="en-US" w:eastAsia="en-US" w:bidi="ar-SA"/>
    </w:rPr>
  </w:style>
  <w:style w:type="paragraph" w:customStyle="1" w:styleId="CodeBlock">
    <w:name w:val="CodeBlock"/>
    <w:basedOn w:val="Normal"/>
    <w:rsid w:val="00225C4D"/>
    <w:pPr>
      <w:pBdr>
        <w:top w:val="single" w:sz="4" w:space="1" w:color="C0C0C0"/>
        <w:left w:val="single" w:sz="4" w:space="4" w:color="C0C0C0"/>
        <w:bottom w:val="single" w:sz="4" w:space="1" w:color="C0C0C0"/>
        <w:right w:val="single" w:sz="4" w:space="4" w:color="C0C0C0"/>
      </w:pBdr>
      <w:shd w:val="clear" w:color="auto" w:fill="F3F3F3"/>
      <w:autoSpaceDE w:val="0"/>
      <w:autoSpaceDN w:val="0"/>
      <w:adjustRightInd w:val="0"/>
    </w:pPr>
    <w:rPr>
      <w:rFonts w:ascii="Tahoma" w:hAnsi="Tahoma" w:cs="Courier New"/>
      <w:noProof/>
      <w:sz w:val="17"/>
      <w:szCs w:val="20"/>
    </w:rPr>
  </w:style>
  <w:style w:type="paragraph" w:customStyle="1" w:styleId="NoteBox">
    <w:name w:val="Note Box"/>
    <w:basedOn w:val="StyleListParagraphLatinArialLeft0"/>
    <w:rsid w:val="00253960"/>
    <w:pPr>
      <w:pBdr>
        <w:top w:val="dashSmallGap" w:sz="18" w:space="1" w:color="C0C0C0"/>
        <w:left w:val="dashSmallGap" w:sz="18" w:space="4" w:color="C0C0C0"/>
        <w:bottom w:val="dashSmallGap" w:sz="18" w:space="1" w:color="C0C0C0"/>
        <w:right w:val="dashSmallGap" w:sz="18" w:space="4" w:color="C0C0C0"/>
      </w:pBdr>
      <w:shd w:val="clear" w:color="auto" w:fill="E1F0D2"/>
      <w:ind w:left="144"/>
    </w:pPr>
    <w:rPr>
      <w:szCs w:val="24"/>
    </w:rPr>
  </w:style>
  <w:style w:type="paragraph" w:styleId="BodyText">
    <w:name w:val="Body Text"/>
    <w:basedOn w:val="Normal"/>
    <w:link w:val="BodyTextChar"/>
    <w:rsid w:val="00362FC8"/>
    <w:pPr>
      <w:spacing w:after="120"/>
    </w:pPr>
  </w:style>
  <w:style w:type="character" w:customStyle="1" w:styleId="BodyTextChar">
    <w:name w:val="Body Text Char"/>
    <w:basedOn w:val="DefaultParagraphFont"/>
    <w:link w:val="BodyText"/>
    <w:rsid w:val="005929A9"/>
    <w:rPr>
      <w:rFonts w:ascii="Verdana" w:hAnsi="Verdana"/>
      <w:szCs w:val="24"/>
    </w:rPr>
  </w:style>
  <w:style w:type="paragraph" w:styleId="Revision">
    <w:name w:val="Revision"/>
    <w:hidden/>
    <w:uiPriority w:val="99"/>
    <w:semiHidden/>
    <w:rsid w:val="00757111"/>
    <w:rPr>
      <w:rFonts w:ascii="Verdana" w:hAnsi="Verdana"/>
      <w:szCs w:val="24"/>
    </w:rPr>
  </w:style>
  <w:style w:type="table" w:styleId="LightList-Accent3">
    <w:name w:val="Light List Accent 3"/>
    <w:basedOn w:val="TableNormal"/>
    <w:uiPriority w:val="61"/>
    <w:rsid w:val="00FC3E00"/>
    <w:rPr>
      <w:rFonts w:asciiTheme="minorHAnsi" w:eastAsiaTheme="minorEastAsia" w:hAnsiTheme="minorHAnsi" w:cstheme="minorBidi"/>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HTMLPreformattedChar">
    <w:name w:val="HTML Preformatted Char"/>
    <w:basedOn w:val="DefaultParagraphFont"/>
    <w:link w:val="HTMLPreformatted"/>
    <w:uiPriority w:val="99"/>
    <w:rsid w:val="009727B6"/>
    <w:rPr>
      <w:rFonts w:ascii="Tahoma" w:hAnsi="Tahoma" w:cs="Tahoma"/>
      <w:sz w:val="17"/>
      <w:szCs w:val="17"/>
    </w:rPr>
  </w:style>
  <w:style w:type="character" w:styleId="PlaceholderText">
    <w:name w:val="Placeholder Text"/>
    <w:basedOn w:val="DefaultParagraphFont"/>
    <w:uiPriority w:val="99"/>
    <w:semiHidden/>
    <w:rsid w:val="00A93974"/>
    <w:rPr>
      <w:color w:val="808080"/>
    </w:rPr>
  </w:style>
</w:styles>
</file>

<file path=word/webSettings.xml><?xml version="1.0" encoding="utf-8"?>
<w:webSettings xmlns:r="http://schemas.openxmlformats.org/officeDocument/2006/relationships" xmlns:w="http://schemas.openxmlformats.org/wordprocessingml/2006/main">
  <w:divs>
    <w:div w:id="93980966">
      <w:bodyDiv w:val="1"/>
      <w:marLeft w:val="0"/>
      <w:marRight w:val="0"/>
      <w:marTop w:val="0"/>
      <w:marBottom w:val="0"/>
      <w:divBdr>
        <w:top w:val="none" w:sz="0" w:space="0" w:color="auto"/>
        <w:left w:val="none" w:sz="0" w:space="0" w:color="auto"/>
        <w:bottom w:val="none" w:sz="0" w:space="0" w:color="auto"/>
        <w:right w:val="none" w:sz="0" w:space="0" w:color="auto"/>
      </w:divBdr>
    </w:div>
    <w:div w:id="128476477">
      <w:bodyDiv w:val="1"/>
      <w:marLeft w:val="0"/>
      <w:marRight w:val="0"/>
      <w:marTop w:val="0"/>
      <w:marBottom w:val="0"/>
      <w:divBdr>
        <w:top w:val="none" w:sz="0" w:space="0" w:color="auto"/>
        <w:left w:val="none" w:sz="0" w:space="0" w:color="auto"/>
        <w:bottom w:val="none" w:sz="0" w:space="0" w:color="auto"/>
        <w:right w:val="none" w:sz="0" w:space="0" w:color="auto"/>
      </w:divBdr>
      <w:divsChild>
        <w:div w:id="470829885">
          <w:marLeft w:val="0"/>
          <w:marRight w:val="0"/>
          <w:marTop w:val="0"/>
          <w:marBottom w:val="0"/>
          <w:divBdr>
            <w:top w:val="none" w:sz="0" w:space="0" w:color="auto"/>
            <w:left w:val="none" w:sz="0" w:space="0" w:color="auto"/>
            <w:bottom w:val="none" w:sz="0" w:space="0" w:color="auto"/>
            <w:right w:val="none" w:sz="0" w:space="0" w:color="auto"/>
          </w:divBdr>
          <w:divsChild>
            <w:div w:id="238563395">
              <w:marLeft w:val="0"/>
              <w:marRight w:val="0"/>
              <w:marTop w:val="0"/>
              <w:marBottom w:val="0"/>
              <w:divBdr>
                <w:top w:val="none" w:sz="0" w:space="0" w:color="auto"/>
                <w:left w:val="none" w:sz="0" w:space="0" w:color="auto"/>
                <w:bottom w:val="none" w:sz="0" w:space="0" w:color="auto"/>
                <w:right w:val="none" w:sz="0" w:space="0" w:color="auto"/>
              </w:divBdr>
              <w:divsChild>
                <w:div w:id="905071134">
                  <w:marLeft w:val="0"/>
                  <w:marRight w:val="0"/>
                  <w:marTop w:val="0"/>
                  <w:marBottom w:val="0"/>
                  <w:divBdr>
                    <w:top w:val="none" w:sz="0" w:space="0" w:color="auto"/>
                    <w:left w:val="none" w:sz="0" w:space="0" w:color="auto"/>
                    <w:bottom w:val="none" w:sz="0" w:space="0" w:color="auto"/>
                    <w:right w:val="none" w:sz="0" w:space="0" w:color="auto"/>
                  </w:divBdr>
                  <w:divsChild>
                    <w:div w:id="1209144363">
                      <w:marLeft w:val="0"/>
                      <w:marRight w:val="0"/>
                      <w:marTop w:val="0"/>
                      <w:marBottom w:val="0"/>
                      <w:divBdr>
                        <w:top w:val="none" w:sz="0" w:space="0" w:color="auto"/>
                        <w:left w:val="none" w:sz="0" w:space="0" w:color="auto"/>
                        <w:bottom w:val="none" w:sz="0" w:space="0" w:color="auto"/>
                        <w:right w:val="none" w:sz="0" w:space="0" w:color="auto"/>
                      </w:divBdr>
                      <w:divsChild>
                        <w:div w:id="2089232759">
                          <w:marLeft w:val="0"/>
                          <w:marRight w:val="0"/>
                          <w:marTop w:val="0"/>
                          <w:marBottom w:val="0"/>
                          <w:divBdr>
                            <w:top w:val="none" w:sz="0" w:space="0" w:color="auto"/>
                            <w:left w:val="none" w:sz="0" w:space="0" w:color="auto"/>
                            <w:bottom w:val="none" w:sz="0" w:space="0" w:color="auto"/>
                            <w:right w:val="none" w:sz="0" w:space="0" w:color="auto"/>
                          </w:divBdr>
                          <w:divsChild>
                            <w:div w:id="210112873">
                              <w:marLeft w:val="0"/>
                              <w:marRight w:val="0"/>
                              <w:marTop w:val="0"/>
                              <w:marBottom w:val="0"/>
                              <w:divBdr>
                                <w:top w:val="none" w:sz="0" w:space="0" w:color="auto"/>
                                <w:left w:val="none" w:sz="0" w:space="0" w:color="auto"/>
                                <w:bottom w:val="none" w:sz="0" w:space="0" w:color="auto"/>
                                <w:right w:val="none" w:sz="0" w:space="0" w:color="auto"/>
                              </w:divBdr>
                              <w:divsChild>
                                <w:div w:id="831484773">
                                  <w:marLeft w:val="0"/>
                                  <w:marRight w:val="0"/>
                                  <w:marTop w:val="0"/>
                                  <w:marBottom w:val="0"/>
                                  <w:divBdr>
                                    <w:top w:val="none" w:sz="0" w:space="0" w:color="auto"/>
                                    <w:left w:val="none" w:sz="0" w:space="0" w:color="auto"/>
                                    <w:bottom w:val="none" w:sz="0" w:space="0" w:color="auto"/>
                                    <w:right w:val="none" w:sz="0" w:space="0" w:color="auto"/>
                                  </w:divBdr>
                                  <w:divsChild>
                                    <w:div w:id="175462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8097438">
      <w:bodyDiv w:val="1"/>
      <w:marLeft w:val="0"/>
      <w:marRight w:val="0"/>
      <w:marTop w:val="0"/>
      <w:marBottom w:val="0"/>
      <w:divBdr>
        <w:top w:val="none" w:sz="0" w:space="0" w:color="auto"/>
        <w:left w:val="none" w:sz="0" w:space="0" w:color="auto"/>
        <w:bottom w:val="none" w:sz="0" w:space="0" w:color="auto"/>
        <w:right w:val="none" w:sz="0" w:space="0" w:color="auto"/>
      </w:divBdr>
    </w:div>
    <w:div w:id="472212983">
      <w:bodyDiv w:val="1"/>
      <w:marLeft w:val="0"/>
      <w:marRight w:val="0"/>
      <w:marTop w:val="0"/>
      <w:marBottom w:val="0"/>
      <w:divBdr>
        <w:top w:val="none" w:sz="0" w:space="0" w:color="auto"/>
        <w:left w:val="none" w:sz="0" w:space="0" w:color="auto"/>
        <w:bottom w:val="none" w:sz="0" w:space="0" w:color="auto"/>
        <w:right w:val="none" w:sz="0" w:space="0" w:color="auto"/>
      </w:divBdr>
      <w:divsChild>
        <w:div w:id="248971618">
          <w:marLeft w:val="0"/>
          <w:marRight w:val="0"/>
          <w:marTop w:val="0"/>
          <w:marBottom w:val="0"/>
          <w:divBdr>
            <w:top w:val="none" w:sz="0" w:space="0" w:color="auto"/>
            <w:left w:val="none" w:sz="0" w:space="0" w:color="auto"/>
            <w:bottom w:val="none" w:sz="0" w:space="0" w:color="auto"/>
            <w:right w:val="none" w:sz="0" w:space="0" w:color="auto"/>
          </w:divBdr>
          <w:divsChild>
            <w:div w:id="1475873192">
              <w:marLeft w:val="0"/>
              <w:marRight w:val="0"/>
              <w:marTop w:val="0"/>
              <w:marBottom w:val="0"/>
              <w:divBdr>
                <w:top w:val="none" w:sz="0" w:space="0" w:color="auto"/>
                <w:left w:val="none" w:sz="0" w:space="0" w:color="auto"/>
                <w:bottom w:val="none" w:sz="0" w:space="0" w:color="auto"/>
                <w:right w:val="none" w:sz="0" w:space="0" w:color="auto"/>
              </w:divBdr>
              <w:divsChild>
                <w:div w:id="1751000806">
                  <w:marLeft w:val="0"/>
                  <w:marRight w:val="0"/>
                  <w:marTop w:val="0"/>
                  <w:marBottom w:val="0"/>
                  <w:divBdr>
                    <w:top w:val="none" w:sz="0" w:space="0" w:color="auto"/>
                    <w:left w:val="none" w:sz="0" w:space="0" w:color="auto"/>
                    <w:bottom w:val="none" w:sz="0" w:space="0" w:color="auto"/>
                    <w:right w:val="none" w:sz="0" w:space="0" w:color="auto"/>
                  </w:divBdr>
                  <w:divsChild>
                    <w:div w:id="81802610">
                      <w:marLeft w:val="0"/>
                      <w:marRight w:val="0"/>
                      <w:marTop w:val="0"/>
                      <w:marBottom w:val="0"/>
                      <w:divBdr>
                        <w:top w:val="none" w:sz="0" w:space="0" w:color="auto"/>
                        <w:left w:val="none" w:sz="0" w:space="0" w:color="auto"/>
                        <w:bottom w:val="none" w:sz="0" w:space="0" w:color="auto"/>
                        <w:right w:val="none" w:sz="0" w:space="0" w:color="auto"/>
                      </w:divBdr>
                      <w:divsChild>
                        <w:div w:id="1566603296">
                          <w:marLeft w:val="0"/>
                          <w:marRight w:val="0"/>
                          <w:marTop w:val="0"/>
                          <w:marBottom w:val="0"/>
                          <w:divBdr>
                            <w:top w:val="none" w:sz="0" w:space="0" w:color="auto"/>
                            <w:left w:val="none" w:sz="0" w:space="0" w:color="auto"/>
                            <w:bottom w:val="none" w:sz="0" w:space="0" w:color="auto"/>
                            <w:right w:val="none" w:sz="0" w:space="0" w:color="auto"/>
                          </w:divBdr>
                          <w:divsChild>
                            <w:div w:id="812911686">
                              <w:marLeft w:val="0"/>
                              <w:marRight w:val="0"/>
                              <w:marTop w:val="0"/>
                              <w:marBottom w:val="0"/>
                              <w:divBdr>
                                <w:top w:val="none" w:sz="0" w:space="0" w:color="auto"/>
                                <w:left w:val="none" w:sz="0" w:space="0" w:color="auto"/>
                                <w:bottom w:val="none" w:sz="0" w:space="0" w:color="auto"/>
                                <w:right w:val="none" w:sz="0" w:space="0" w:color="auto"/>
                              </w:divBdr>
                              <w:divsChild>
                                <w:div w:id="231351787">
                                  <w:marLeft w:val="0"/>
                                  <w:marRight w:val="0"/>
                                  <w:marTop w:val="0"/>
                                  <w:marBottom w:val="0"/>
                                  <w:divBdr>
                                    <w:top w:val="none" w:sz="0" w:space="0" w:color="auto"/>
                                    <w:left w:val="none" w:sz="0" w:space="0" w:color="auto"/>
                                    <w:bottom w:val="none" w:sz="0" w:space="0" w:color="auto"/>
                                    <w:right w:val="none" w:sz="0" w:space="0" w:color="auto"/>
                                  </w:divBdr>
                                  <w:divsChild>
                                    <w:div w:id="113791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4857413">
      <w:bodyDiv w:val="1"/>
      <w:marLeft w:val="0"/>
      <w:marRight w:val="0"/>
      <w:marTop w:val="0"/>
      <w:marBottom w:val="0"/>
      <w:divBdr>
        <w:top w:val="none" w:sz="0" w:space="0" w:color="auto"/>
        <w:left w:val="none" w:sz="0" w:space="0" w:color="auto"/>
        <w:bottom w:val="none" w:sz="0" w:space="0" w:color="auto"/>
        <w:right w:val="none" w:sz="0" w:space="0" w:color="auto"/>
      </w:divBdr>
    </w:div>
    <w:div w:id="521170578">
      <w:bodyDiv w:val="1"/>
      <w:marLeft w:val="0"/>
      <w:marRight w:val="0"/>
      <w:marTop w:val="0"/>
      <w:marBottom w:val="0"/>
      <w:divBdr>
        <w:top w:val="none" w:sz="0" w:space="0" w:color="auto"/>
        <w:left w:val="none" w:sz="0" w:space="0" w:color="auto"/>
        <w:bottom w:val="none" w:sz="0" w:space="0" w:color="auto"/>
        <w:right w:val="none" w:sz="0" w:space="0" w:color="auto"/>
      </w:divBdr>
    </w:div>
    <w:div w:id="590898135">
      <w:bodyDiv w:val="1"/>
      <w:marLeft w:val="0"/>
      <w:marRight w:val="0"/>
      <w:marTop w:val="0"/>
      <w:marBottom w:val="0"/>
      <w:divBdr>
        <w:top w:val="none" w:sz="0" w:space="0" w:color="auto"/>
        <w:left w:val="none" w:sz="0" w:space="0" w:color="auto"/>
        <w:bottom w:val="none" w:sz="0" w:space="0" w:color="auto"/>
        <w:right w:val="none" w:sz="0" w:space="0" w:color="auto"/>
      </w:divBdr>
    </w:div>
    <w:div w:id="604112771">
      <w:bodyDiv w:val="1"/>
      <w:marLeft w:val="0"/>
      <w:marRight w:val="0"/>
      <w:marTop w:val="0"/>
      <w:marBottom w:val="0"/>
      <w:divBdr>
        <w:top w:val="none" w:sz="0" w:space="0" w:color="auto"/>
        <w:left w:val="none" w:sz="0" w:space="0" w:color="auto"/>
        <w:bottom w:val="none" w:sz="0" w:space="0" w:color="auto"/>
        <w:right w:val="none" w:sz="0" w:space="0" w:color="auto"/>
      </w:divBdr>
    </w:div>
    <w:div w:id="661278517">
      <w:bodyDiv w:val="1"/>
      <w:marLeft w:val="0"/>
      <w:marRight w:val="0"/>
      <w:marTop w:val="0"/>
      <w:marBottom w:val="0"/>
      <w:divBdr>
        <w:top w:val="none" w:sz="0" w:space="0" w:color="auto"/>
        <w:left w:val="none" w:sz="0" w:space="0" w:color="auto"/>
        <w:bottom w:val="none" w:sz="0" w:space="0" w:color="auto"/>
        <w:right w:val="none" w:sz="0" w:space="0" w:color="auto"/>
      </w:divBdr>
    </w:div>
    <w:div w:id="748582275">
      <w:bodyDiv w:val="1"/>
      <w:marLeft w:val="0"/>
      <w:marRight w:val="0"/>
      <w:marTop w:val="0"/>
      <w:marBottom w:val="0"/>
      <w:divBdr>
        <w:top w:val="none" w:sz="0" w:space="0" w:color="auto"/>
        <w:left w:val="none" w:sz="0" w:space="0" w:color="auto"/>
        <w:bottom w:val="none" w:sz="0" w:space="0" w:color="auto"/>
        <w:right w:val="none" w:sz="0" w:space="0" w:color="auto"/>
      </w:divBdr>
      <w:divsChild>
        <w:div w:id="1404331266">
          <w:marLeft w:val="0"/>
          <w:marRight w:val="0"/>
          <w:marTop w:val="0"/>
          <w:marBottom w:val="0"/>
          <w:divBdr>
            <w:top w:val="none" w:sz="0" w:space="0" w:color="auto"/>
            <w:left w:val="none" w:sz="0" w:space="0" w:color="auto"/>
            <w:bottom w:val="none" w:sz="0" w:space="0" w:color="auto"/>
            <w:right w:val="none" w:sz="0" w:space="0" w:color="auto"/>
          </w:divBdr>
          <w:divsChild>
            <w:div w:id="1951550258">
              <w:marLeft w:val="75"/>
              <w:marRight w:val="75"/>
              <w:marTop w:val="75"/>
              <w:marBottom w:val="75"/>
              <w:divBdr>
                <w:top w:val="none" w:sz="0" w:space="0" w:color="auto"/>
                <w:left w:val="none" w:sz="0" w:space="0" w:color="auto"/>
                <w:bottom w:val="none" w:sz="0" w:space="0" w:color="auto"/>
                <w:right w:val="none" w:sz="0" w:space="0" w:color="auto"/>
              </w:divBdr>
              <w:divsChild>
                <w:div w:id="1765761267">
                  <w:marLeft w:val="0"/>
                  <w:marRight w:val="0"/>
                  <w:marTop w:val="60"/>
                  <w:marBottom w:val="0"/>
                  <w:divBdr>
                    <w:top w:val="none" w:sz="0" w:space="0" w:color="auto"/>
                    <w:left w:val="none" w:sz="0" w:space="0" w:color="auto"/>
                    <w:bottom w:val="none" w:sz="0" w:space="0" w:color="auto"/>
                    <w:right w:val="none" w:sz="0" w:space="0" w:color="auto"/>
                  </w:divBdr>
                  <w:divsChild>
                    <w:div w:id="662856420">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956714712">
      <w:bodyDiv w:val="1"/>
      <w:marLeft w:val="0"/>
      <w:marRight w:val="0"/>
      <w:marTop w:val="0"/>
      <w:marBottom w:val="0"/>
      <w:divBdr>
        <w:top w:val="none" w:sz="0" w:space="0" w:color="auto"/>
        <w:left w:val="none" w:sz="0" w:space="0" w:color="auto"/>
        <w:bottom w:val="none" w:sz="0" w:space="0" w:color="auto"/>
        <w:right w:val="none" w:sz="0" w:space="0" w:color="auto"/>
      </w:divBdr>
    </w:div>
    <w:div w:id="1132594551">
      <w:bodyDiv w:val="1"/>
      <w:marLeft w:val="0"/>
      <w:marRight w:val="0"/>
      <w:marTop w:val="0"/>
      <w:marBottom w:val="0"/>
      <w:divBdr>
        <w:top w:val="none" w:sz="0" w:space="0" w:color="auto"/>
        <w:left w:val="none" w:sz="0" w:space="0" w:color="auto"/>
        <w:bottom w:val="none" w:sz="0" w:space="0" w:color="auto"/>
        <w:right w:val="none" w:sz="0" w:space="0" w:color="auto"/>
      </w:divBdr>
    </w:div>
    <w:div w:id="1375471446">
      <w:bodyDiv w:val="1"/>
      <w:marLeft w:val="0"/>
      <w:marRight w:val="0"/>
      <w:marTop w:val="0"/>
      <w:marBottom w:val="0"/>
      <w:divBdr>
        <w:top w:val="none" w:sz="0" w:space="0" w:color="auto"/>
        <w:left w:val="none" w:sz="0" w:space="0" w:color="auto"/>
        <w:bottom w:val="none" w:sz="0" w:space="0" w:color="auto"/>
        <w:right w:val="none" w:sz="0" w:space="0" w:color="auto"/>
      </w:divBdr>
    </w:div>
    <w:div w:id="1494222167">
      <w:bodyDiv w:val="1"/>
      <w:marLeft w:val="0"/>
      <w:marRight w:val="0"/>
      <w:marTop w:val="0"/>
      <w:marBottom w:val="0"/>
      <w:divBdr>
        <w:top w:val="none" w:sz="0" w:space="0" w:color="auto"/>
        <w:left w:val="none" w:sz="0" w:space="0" w:color="auto"/>
        <w:bottom w:val="none" w:sz="0" w:space="0" w:color="auto"/>
        <w:right w:val="none" w:sz="0" w:space="0" w:color="auto"/>
      </w:divBdr>
      <w:divsChild>
        <w:div w:id="1851675252">
          <w:marLeft w:val="0"/>
          <w:marRight w:val="0"/>
          <w:marTop w:val="0"/>
          <w:marBottom w:val="0"/>
          <w:divBdr>
            <w:top w:val="none" w:sz="0" w:space="0" w:color="auto"/>
            <w:left w:val="none" w:sz="0" w:space="0" w:color="auto"/>
            <w:bottom w:val="none" w:sz="0" w:space="0" w:color="auto"/>
            <w:right w:val="none" w:sz="0" w:space="0" w:color="auto"/>
          </w:divBdr>
          <w:divsChild>
            <w:div w:id="425854309">
              <w:marLeft w:val="75"/>
              <w:marRight w:val="75"/>
              <w:marTop w:val="75"/>
              <w:marBottom w:val="75"/>
              <w:divBdr>
                <w:top w:val="none" w:sz="0" w:space="0" w:color="auto"/>
                <w:left w:val="none" w:sz="0" w:space="0" w:color="auto"/>
                <w:bottom w:val="none" w:sz="0" w:space="0" w:color="auto"/>
                <w:right w:val="none" w:sz="0" w:space="0" w:color="auto"/>
              </w:divBdr>
              <w:divsChild>
                <w:div w:id="226189589">
                  <w:marLeft w:val="0"/>
                  <w:marRight w:val="0"/>
                  <w:marTop w:val="60"/>
                  <w:marBottom w:val="0"/>
                  <w:divBdr>
                    <w:top w:val="none" w:sz="0" w:space="0" w:color="auto"/>
                    <w:left w:val="none" w:sz="0" w:space="0" w:color="auto"/>
                    <w:bottom w:val="none" w:sz="0" w:space="0" w:color="auto"/>
                    <w:right w:val="none" w:sz="0" w:space="0" w:color="auto"/>
                  </w:divBdr>
                  <w:divsChild>
                    <w:div w:id="39138698">
                      <w:marLeft w:val="0"/>
                      <w:marRight w:val="0"/>
                      <w:marTop w:val="300"/>
                      <w:marBottom w:val="150"/>
                      <w:divBdr>
                        <w:top w:val="single" w:sz="6" w:space="3" w:color="808080"/>
                        <w:left w:val="single" w:sz="6" w:space="3" w:color="808080"/>
                        <w:bottom w:val="single" w:sz="6" w:space="3" w:color="808080"/>
                        <w:right w:val="single" w:sz="6" w:space="3" w:color="808080"/>
                      </w:divBdr>
                    </w:div>
                  </w:divsChild>
                </w:div>
              </w:divsChild>
            </w:div>
          </w:divsChild>
        </w:div>
      </w:divsChild>
    </w:div>
    <w:div w:id="1852139225">
      <w:bodyDiv w:val="1"/>
      <w:marLeft w:val="0"/>
      <w:marRight w:val="0"/>
      <w:marTop w:val="0"/>
      <w:marBottom w:val="0"/>
      <w:divBdr>
        <w:top w:val="none" w:sz="0" w:space="0" w:color="auto"/>
        <w:left w:val="none" w:sz="0" w:space="0" w:color="auto"/>
        <w:bottom w:val="none" w:sz="0" w:space="0" w:color="auto"/>
        <w:right w:val="none" w:sz="0" w:space="0" w:color="auto"/>
      </w:divBdr>
    </w:div>
    <w:div w:id="1925218093">
      <w:bodyDiv w:val="1"/>
      <w:marLeft w:val="0"/>
      <w:marRight w:val="0"/>
      <w:marTop w:val="0"/>
      <w:marBottom w:val="0"/>
      <w:divBdr>
        <w:top w:val="none" w:sz="0" w:space="0" w:color="auto"/>
        <w:left w:val="none" w:sz="0" w:space="0" w:color="auto"/>
        <w:bottom w:val="none" w:sz="0" w:space="0" w:color="auto"/>
        <w:right w:val="none" w:sz="0" w:space="0" w:color="auto"/>
      </w:divBdr>
    </w:div>
    <w:div w:id="1974484370">
      <w:bodyDiv w:val="1"/>
      <w:marLeft w:val="0"/>
      <w:marRight w:val="0"/>
      <w:marTop w:val="0"/>
      <w:marBottom w:val="0"/>
      <w:divBdr>
        <w:top w:val="none" w:sz="0" w:space="0" w:color="auto"/>
        <w:left w:val="none" w:sz="0" w:space="0" w:color="auto"/>
        <w:bottom w:val="none" w:sz="0" w:space="0" w:color="auto"/>
        <w:right w:val="none" w:sz="0" w:space="0" w:color="auto"/>
      </w:divBdr>
    </w:div>
    <w:div w:id="2058775191">
      <w:bodyDiv w:val="1"/>
      <w:marLeft w:val="0"/>
      <w:marRight w:val="0"/>
      <w:marTop w:val="0"/>
      <w:marBottom w:val="0"/>
      <w:divBdr>
        <w:top w:val="none" w:sz="0" w:space="0" w:color="auto"/>
        <w:left w:val="none" w:sz="0" w:space="0" w:color="auto"/>
        <w:bottom w:val="none" w:sz="0" w:space="0" w:color="auto"/>
        <w:right w:val="none" w:sz="0" w:space="0" w:color="auto"/>
      </w:divBdr>
    </w:div>
    <w:div w:id="2128816717">
      <w:bodyDiv w:val="1"/>
      <w:marLeft w:val="0"/>
      <w:marRight w:val="0"/>
      <w:marTop w:val="0"/>
      <w:marBottom w:val="0"/>
      <w:divBdr>
        <w:top w:val="none" w:sz="0" w:space="0" w:color="auto"/>
        <w:left w:val="none" w:sz="0" w:space="0" w:color="auto"/>
        <w:bottom w:val="none" w:sz="0" w:space="0" w:color="auto"/>
        <w:right w:val="none" w:sz="0" w:space="0" w:color="auto"/>
      </w:divBdr>
    </w:div>
    <w:div w:id="2129277794">
      <w:bodyDiv w:val="1"/>
      <w:marLeft w:val="0"/>
      <w:marRight w:val="0"/>
      <w:marTop w:val="0"/>
      <w:marBottom w:val="0"/>
      <w:divBdr>
        <w:top w:val="none" w:sz="0" w:space="0" w:color="auto"/>
        <w:left w:val="none" w:sz="0" w:space="0" w:color="auto"/>
        <w:bottom w:val="none" w:sz="0" w:space="0" w:color="auto"/>
        <w:right w:val="none" w:sz="0" w:space="0" w:color="auto"/>
      </w:divBdr>
    </w:div>
    <w:div w:id="2133742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redmine.refreshcache.com/projects/cccevcheckin/boards/12" TargetMode="Externa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38.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aniel@highdesertchurch.com" TargetMode="Externa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community.arenachms.com/forums/permalink/12619/12617/ShowThread.aspx" TargetMode="External"/><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hyperlink" Target="http://redmine.refreshcache.com/projects/cccevcheckin/"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hyperlink" Target="http://www.seagullscientific.com/aspx/thermal_95.aspx" TargetMode="External"/><Relationship Id="rId57" Type="http://schemas.openxmlformats.org/officeDocument/2006/relationships/image" Target="media/image41.png"/><Relationship Id="rId61" Type="http://schemas.openxmlformats.org/officeDocument/2006/relationships/footer" Target="footer1.xml"/><Relationship Id="rId10" Type="http://schemas.openxmlformats.org/officeDocument/2006/relationships/hyperlink" Target="mailto:jason.offutt@centralaz.com" TargetMode="Externa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yperlink" Target="http://localhost/reports" TargetMode="External"/><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nick.airdo@centralaz.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arena/default.aspx?page=9999"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48BD57-760A-4A05-9A58-265AB10F5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4434</TotalTime>
  <Pages>37</Pages>
  <Words>6465</Words>
  <Characters>36854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Check-in Wizard Administrator Guide</vt:lpstr>
    </vt:vector>
  </TitlesOfParts>
  <Company> </Company>
  <LinksUpToDate>false</LinksUpToDate>
  <CharactersWithSpaces>43233</CharactersWithSpaces>
  <SharedDoc>false</SharedDoc>
  <HLinks>
    <vt:vector size="138" baseType="variant">
      <vt:variant>
        <vt:i4>5111870</vt:i4>
      </vt:variant>
      <vt:variant>
        <vt:i4>408</vt:i4>
      </vt:variant>
      <vt:variant>
        <vt:i4>0</vt:i4>
      </vt:variant>
      <vt:variant>
        <vt:i4>5</vt:i4>
      </vt:variant>
      <vt:variant>
        <vt:lpwstr>http://msdn.microsoft.com/library/default.asp?url=/library/en-us/guides/html/vstskexpand_keywords.asp</vt:lpwstr>
      </vt:variant>
      <vt:variant>
        <vt:lpwstr/>
      </vt:variant>
      <vt:variant>
        <vt:i4>6029343</vt:i4>
      </vt:variant>
      <vt:variant>
        <vt:i4>405</vt:i4>
      </vt:variant>
      <vt:variant>
        <vt:i4>0</vt:i4>
      </vt:variant>
      <vt:variant>
        <vt:i4>5</vt:i4>
      </vt:variant>
      <vt:variant>
        <vt:lpwstr>http://community.arenachms.com/files/folders/documents/entry232.aspx</vt:lpwstr>
      </vt:variant>
      <vt:variant>
        <vt:lpwstr/>
      </vt:variant>
      <vt:variant>
        <vt:i4>5767192</vt:i4>
      </vt:variant>
      <vt:variant>
        <vt:i4>402</vt:i4>
      </vt:variant>
      <vt:variant>
        <vt:i4>0</vt:i4>
      </vt:variant>
      <vt:variant>
        <vt:i4>5</vt:i4>
      </vt:variant>
      <vt:variant>
        <vt:lpwstr>http://community.arenachms.com/files/folders/documents/entry275.aspx</vt:lpwstr>
      </vt:variant>
      <vt:variant>
        <vt:lpwstr/>
      </vt:variant>
      <vt:variant>
        <vt:i4>5701658</vt:i4>
      </vt:variant>
      <vt:variant>
        <vt:i4>399</vt:i4>
      </vt:variant>
      <vt:variant>
        <vt:i4>0</vt:i4>
      </vt:variant>
      <vt:variant>
        <vt:i4>5</vt:i4>
      </vt:variant>
      <vt:variant>
        <vt:lpwstr>http://community.arenachms.com/files/folders/documents/entry184.aspx</vt:lpwstr>
      </vt:variant>
      <vt:variant>
        <vt:lpwstr/>
      </vt:variant>
      <vt:variant>
        <vt:i4>5767254</vt:i4>
      </vt:variant>
      <vt:variant>
        <vt:i4>396</vt:i4>
      </vt:variant>
      <vt:variant>
        <vt:i4>0</vt:i4>
      </vt:variant>
      <vt:variant>
        <vt:i4>5</vt:i4>
      </vt:variant>
      <vt:variant>
        <vt:lpwstr>http://community.arenachms.com/files/folders/documents/entry1546.aspx</vt:lpwstr>
      </vt:variant>
      <vt:variant>
        <vt:lpwstr/>
      </vt:variant>
      <vt:variant>
        <vt:i4>2424882</vt:i4>
      </vt:variant>
      <vt:variant>
        <vt:i4>393</vt:i4>
      </vt:variant>
      <vt:variant>
        <vt:i4>0</vt:i4>
      </vt:variant>
      <vt:variant>
        <vt:i4>5</vt:i4>
      </vt:variant>
      <vt:variant>
        <vt:lpwstr>http://community.arenachms.com/files/folders/arena_codesmith_templates/default.aspx</vt:lpwstr>
      </vt:variant>
      <vt:variant>
        <vt:lpwstr/>
      </vt:variant>
      <vt:variant>
        <vt:i4>3145836</vt:i4>
      </vt:variant>
      <vt:variant>
        <vt:i4>390</vt:i4>
      </vt:variant>
      <vt:variant>
        <vt:i4>0</vt:i4>
      </vt:variant>
      <vt:variant>
        <vt:i4>5</vt:i4>
      </vt:variant>
      <vt:variant>
        <vt:lpwstr>http://community.arenachms.com/</vt:lpwstr>
      </vt:variant>
      <vt:variant>
        <vt:lpwstr/>
      </vt:variant>
      <vt:variant>
        <vt:i4>7667753</vt:i4>
      </vt:variant>
      <vt:variant>
        <vt:i4>387</vt:i4>
      </vt:variant>
      <vt:variant>
        <vt:i4>0</vt:i4>
      </vt:variant>
      <vt:variant>
        <vt:i4>5</vt:i4>
      </vt:variant>
      <vt:variant>
        <vt:lpwstr>http://garrys-brain.blogspot.com/2007/07/tortoisesvn-and-visual-studio.html</vt:lpwstr>
      </vt:variant>
      <vt:variant>
        <vt:lpwstr/>
      </vt:variant>
      <vt:variant>
        <vt:i4>2097278</vt:i4>
      </vt:variant>
      <vt:variant>
        <vt:i4>384</vt:i4>
      </vt:variant>
      <vt:variant>
        <vt:i4>0</vt:i4>
      </vt:variant>
      <vt:variant>
        <vt:i4>5</vt:i4>
      </vt:variant>
      <vt:variant>
        <vt:lpwstr>http://community.arenachms.com/forums/thread/2489.aspx</vt:lpwstr>
      </vt:variant>
      <vt:variant>
        <vt:lpwstr/>
      </vt:variant>
      <vt:variant>
        <vt:i4>2228268</vt:i4>
      </vt:variant>
      <vt:variant>
        <vt:i4>381</vt:i4>
      </vt:variant>
      <vt:variant>
        <vt:i4>0</vt:i4>
      </vt:variant>
      <vt:variant>
        <vt:i4>5</vt:i4>
      </vt:variant>
      <vt:variant>
        <vt:lpwstr>http://www.iconexperience.com/</vt:lpwstr>
      </vt:variant>
      <vt:variant>
        <vt:lpwstr/>
      </vt:variant>
      <vt:variant>
        <vt:i4>2228268</vt:i4>
      </vt:variant>
      <vt:variant>
        <vt:i4>378</vt:i4>
      </vt:variant>
      <vt:variant>
        <vt:i4>0</vt:i4>
      </vt:variant>
      <vt:variant>
        <vt:i4>5</vt:i4>
      </vt:variant>
      <vt:variant>
        <vt:lpwstr>http://www.iconexperience.com/</vt:lpwstr>
      </vt:variant>
      <vt:variant>
        <vt:lpwstr/>
      </vt:variant>
      <vt:variant>
        <vt:i4>524291</vt:i4>
      </vt:variant>
      <vt:variant>
        <vt:i4>333</vt:i4>
      </vt:variant>
      <vt:variant>
        <vt:i4>0</vt:i4>
      </vt:variant>
      <vt:variant>
        <vt:i4>5</vt:i4>
      </vt:variant>
      <vt:variant>
        <vt:lpwstr>ms-help://MS.NETFrameworkSDKv1.1/cpref/html/frlrfSystemWebUIWebControlsDataGridClassTopic.htm</vt:lpwstr>
      </vt:variant>
      <vt:variant>
        <vt:lpwstr/>
      </vt:variant>
      <vt:variant>
        <vt:i4>524291</vt:i4>
      </vt:variant>
      <vt:variant>
        <vt:i4>330</vt:i4>
      </vt:variant>
      <vt:variant>
        <vt:i4>0</vt:i4>
      </vt:variant>
      <vt:variant>
        <vt:i4>5</vt:i4>
      </vt:variant>
      <vt:variant>
        <vt:lpwstr>ms-help://MS.NETFrameworkSDKv1.1/cpref/html/frlrfSystemWebUIWebControlsDataGridClassTopic.htm</vt:lpwstr>
      </vt:variant>
      <vt:variant>
        <vt:lpwstr/>
      </vt:variant>
      <vt:variant>
        <vt:i4>524291</vt:i4>
      </vt:variant>
      <vt:variant>
        <vt:i4>327</vt:i4>
      </vt:variant>
      <vt:variant>
        <vt:i4>0</vt:i4>
      </vt:variant>
      <vt:variant>
        <vt:i4>5</vt:i4>
      </vt:variant>
      <vt:variant>
        <vt:lpwstr>ms-help://MS.NETFrameworkSDKv1.1/cpref/html/frlrfSystemWebUIWebControlsDataGridClassTopic.htm</vt:lpwstr>
      </vt:variant>
      <vt:variant>
        <vt:lpwstr/>
      </vt:variant>
      <vt:variant>
        <vt:i4>524291</vt:i4>
      </vt:variant>
      <vt:variant>
        <vt:i4>324</vt:i4>
      </vt:variant>
      <vt:variant>
        <vt:i4>0</vt:i4>
      </vt:variant>
      <vt:variant>
        <vt:i4>5</vt:i4>
      </vt:variant>
      <vt:variant>
        <vt:lpwstr>ms-help://MS.NETFrameworkSDKv1.1/cpref/html/frlrfSystemWebUIWebControlsDataGridClassTopic.htm</vt:lpwstr>
      </vt:variant>
      <vt:variant>
        <vt:lpwstr/>
      </vt:variant>
      <vt:variant>
        <vt:i4>1245210</vt:i4>
      </vt:variant>
      <vt:variant>
        <vt:i4>309</vt:i4>
      </vt:variant>
      <vt:variant>
        <vt:i4>0</vt:i4>
      </vt:variant>
      <vt:variant>
        <vt:i4>5</vt:i4>
      </vt:variant>
      <vt:variant>
        <vt:lpwstr>http://www.asp.net/LEARN/linq-videos/</vt:lpwstr>
      </vt:variant>
      <vt:variant>
        <vt:lpwstr/>
      </vt:variant>
      <vt:variant>
        <vt:i4>589837</vt:i4>
      </vt:variant>
      <vt:variant>
        <vt:i4>303</vt:i4>
      </vt:variant>
      <vt:variant>
        <vt:i4>0</vt:i4>
      </vt:variant>
      <vt:variant>
        <vt:i4>5</vt:i4>
      </vt:variant>
      <vt:variant>
        <vt:lpwstr>http://www.david-turner.net/post/2007/11/Adding-a-Custom-Module-to-Arena.aspx</vt:lpwstr>
      </vt:variant>
      <vt:variant>
        <vt:lpwstr/>
      </vt:variant>
      <vt:variant>
        <vt:i4>3014755</vt:i4>
      </vt:variant>
      <vt:variant>
        <vt:i4>297</vt:i4>
      </vt:variant>
      <vt:variant>
        <vt:i4>0</vt:i4>
      </vt:variant>
      <vt:variant>
        <vt:i4>5</vt:i4>
      </vt:variant>
      <vt:variant>
        <vt:lpwstr>http://download.sourcegear.com/misc/vault/help/client/keywordexpansion.htm</vt:lpwstr>
      </vt:variant>
      <vt:variant>
        <vt:lpwstr/>
      </vt:variant>
      <vt:variant>
        <vt:i4>655406</vt:i4>
      </vt:variant>
      <vt:variant>
        <vt:i4>279</vt:i4>
      </vt:variant>
      <vt:variant>
        <vt:i4>0</vt:i4>
      </vt:variant>
      <vt:variant>
        <vt:i4>5</vt:i4>
      </vt:variant>
      <vt:variant>
        <vt:lpwstr>mailto:support@arenachms.com</vt:lpwstr>
      </vt:variant>
      <vt:variant>
        <vt:lpwstr/>
      </vt:variant>
      <vt:variant>
        <vt:i4>3538991</vt:i4>
      </vt:variant>
      <vt:variant>
        <vt:i4>273</vt:i4>
      </vt:variant>
      <vt:variant>
        <vt:i4>0</vt:i4>
      </vt:variant>
      <vt:variant>
        <vt:i4>5</vt:i4>
      </vt:variant>
      <vt:variant>
        <vt:lpwstr>http://localhost/Arena</vt:lpwstr>
      </vt:variant>
      <vt:variant>
        <vt:lpwstr/>
      </vt:variant>
      <vt:variant>
        <vt:i4>2818155</vt:i4>
      </vt:variant>
      <vt:variant>
        <vt:i4>270</vt:i4>
      </vt:variant>
      <vt:variant>
        <vt:i4>0</vt:i4>
      </vt:variant>
      <vt:variant>
        <vt:i4>5</vt:i4>
      </vt:variant>
      <vt:variant>
        <vt:lpwstr>http://community.arenachms.com/forums/69/ShowForum.aspx</vt:lpwstr>
      </vt:variant>
      <vt:variant>
        <vt:lpwstr/>
      </vt:variant>
      <vt:variant>
        <vt:i4>1900642</vt:i4>
      </vt:variant>
      <vt:variant>
        <vt:i4>267</vt:i4>
      </vt:variant>
      <vt:variant>
        <vt:i4>0</vt:i4>
      </vt:variant>
      <vt:variant>
        <vt:i4>5</vt:i4>
      </vt:variant>
      <vt:variant>
        <vt:lpwstr>http://community.arenachms.com/Wiki/view.aspx/Community_Developers</vt:lpwstr>
      </vt:variant>
      <vt:variant>
        <vt:lpwstr/>
      </vt:variant>
      <vt:variant>
        <vt:i4>4915233</vt:i4>
      </vt:variant>
      <vt:variant>
        <vt:i4>0</vt:i4>
      </vt:variant>
      <vt:variant>
        <vt:i4>0</vt:i4>
      </vt:variant>
      <vt:variant>
        <vt:i4>5</vt:i4>
      </vt:variant>
      <vt:variant>
        <vt:lpwstr>mailto:nick.airdo@cccev.com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Check-in Wizard Administrator Guide</dc:title>
  <dc:creator>Central Christian Church (Nick Airdo)</dc:creator>
  <cp:lastModifiedBy>Nick Airdo</cp:lastModifiedBy>
  <cp:revision>107</cp:revision>
  <cp:lastPrinted>2011-07-05T17:47:00Z</cp:lastPrinted>
  <dcterms:created xsi:type="dcterms:W3CDTF">2009-03-03T17:05:00Z</dcterms:created>
  <dcterms:modified xsi:type="dcterms:W3CDTF">2011-10-28T21:55:00Z</dcterms:modified>
</cp:coreProperties>
</file>