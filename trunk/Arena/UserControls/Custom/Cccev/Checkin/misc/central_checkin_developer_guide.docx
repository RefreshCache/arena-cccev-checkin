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8C3" w:rsidRDefault="000B5DBE" w:rsidP="002326DA">
      <w:pPr>
        <w:pStyle w:val="StyleCentered"/>
        <w:rPr>
          <w:rFonts w:cs="Arial"/>
          <w:sz w:val="32"/>
          <w:szCs w:val="32"/>
        </w:rPr>
      </w:pPr>
      <w:r>
        <w:rPr>
          <w:noProof/>
        </w:rPr>
        <w:drawing>
          <wp:anchor distT="0" distB="0" distL="114300" distR="114300" simplePos="0" relativeHeight="251652096"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317"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9F78C3" w:rsidRDefault="009F78C3" w:rsidP="002326DA">
      <w:pPr>
        <w:pStyle w:val="Style16ptBoldCentered"/>
      </w:pPr>
    </w:p>
    <w:p w:rsidR="009F78C3" w:rsidRDefault="009F78C3" w:rsidP="002326DA">
      <w:pPr>
        <w:pStyle w:val="Style16ptBoldCentered"/>
      </w:pPr>
    </w:p>
    <w:p w:rsidR="009F78C3" w:rsidRDefault="009F78C3" w:rsidP="002326DA">
      <w:pPr>
        <w:pStyle w:val="Style16ptBoldCentered"/>
      </w:pPr>
    </w:p>
    <w:p w:rsidR="001E1503" w:rsidRDefault="001E1503" w:rsidP="002326DA">
      <w:pPr>
        <w:pStyle w:val="Style16ptBoldCentered"/>
      </w:pPr>
      <w:r>
        <w:t>Central Christian Church</w:t>
      </w:r>
    </w:p>
    <w:p w:rsidR="000B5DBE" w:rsidRDefault="001E1503" w:rsidP="002326DA">
      <w:pPr>
        <w:pStyle w:val="Style16ptBoldCentered"/>
      </w:pPr>
      <w:r>
        <w:t>Check-In</w:t>
      </w:r>
      <w:r w:rsidR="007B4297">
        <w:t xml:space="preserve"> Wizard</w:t>
      </w:r>
    </w:p>
    <w:p w:rsidR="001E1503" w:rsidRDefault="001E1503" w:rsidP="002326DA">
      <w:pPr>
        <w:pStyle w:val="Style16ptBoldCentered"/>
      </w:pPr>
    </w:p>
    <w:p w:rsidR="001E1503" w:rsidRDefault="001E1503" w:rsidP="002326DA">
      <w:pPr>
        <w:pStyle w:val="Style16ptBoldCentered"/>
      </w:pPr>
      <w:r>
        <w:t>Developer’s Guide</w:t>
      </w:r>
    </w:p>
    <w:p w:rsidR="005E698F" w:rsidRDefault="005E698F" w:rsidP="002326DA">
      <w:pPr>
        <w:pStyle w:val="StyleCentered"/>
      </w:pPr>
    </w:p>
    <w:p w:rsidR="00A633A9" w:rsidRDefault="00A633A9" w:rsidP="00A633A9">
      <w:pPr>
        <w:pStyle w:val="StyleCentered"/>
        <w:rPr>
          <w:ins w:id="0" w:author="Nick Airdo" w:date="2009-11-25T14:13:00Z"/>
        </w:rPr>
      </w:pPr>
      <w:ins w:id="1" w:author="Nick Airdo" w:date="2009-11-25T14:13:00Z">
        <w:r w:rsidRPr="00F23627">
          <w:rPr>
            <w:color w:val="C0C0C0"/>
          </w:rPr>
          <w:t>Version</w:t>
        </w:r>
        <w:r>
          <w:rPr>
            <w:color w:val="C0C0C0"/>
          </w:rPr>
          <w:t xml:space="preserve">: 1.2.0 (rev </w:t>
        </w:r>
      </w:ins>
      <w:fldSimple w:instr=" REVNUM   \* MERGEFORMAT ">
        <w:ins w:id="2" w:author="Nick Airdo" w:date="2009-11-25T14:16:00Z">
          <w:r w:rsidRPr="00A633A9">
            <w:rPr>
              <w:noProof/>
              <w:color w:val="C0C0C0"/>
            </w:rPr>
            <w:t>12</w:t>
          </w:r>
        </w:ins>
      </w:fldSimple>
      <w:ins w:id="3" w:author="Nick Airdo" w:date="2009-11-25T14:13:00Z">
        <w:r>
          <w:rPr>
            <w:color w:val="C0C0C0"/>
          </w:rPr>
          <w:t>)</w:t>
        </w:r>
      </w:ins>
    </w:p>
    <w:p w:rsidR="00A3607B" w:rsidRDefault="003610E9" w:rsidP="002326DA">
      <w:pPr>
        <w:pStyle w:val="StyleCentered"/>
        <w:rPr>
          <w:color w:val="C0C0C0"/>
        </w:rPr>
      </w:pPr>
      <w:r>
        <w:rPr>
          <w:color w:val="C0C0C0"/>
        </w:rPr>
        <w:t>Last</w:t>
      </w:r>
      <w:r w:rsidR="00FB7125" w:rsidRPr="003610E9">
        <w:rPr>
          <w:color w:val="C0C0C0"/>
        </w:rPr>
        <w:t xml:space="preserve"> updated</w:t>
      </w:r>
      <w:r w:rsidR="000B5DBE">
        <w:rPr>
          <w:color w:val="C0C0C0"/>
        </w:rPr>
        <w:t xml:space="preserve">: </w:t>
      </w:r>
      <w:r w:rsidR="00197EBF">
        <w:rPr>
          <w:color w:val="C0C0C0"/>
        </w:rPr>
        <w:t>10/26/2009</w:t>
      </w:r>
    </w:p>
    <w:p w:rsidR="00967F0B" w:rsidRDefault="00967F0B" w:rsidP="002326DA">
      <w:pPr>
        <w:pStyle w:val="StyleCentered"/>
        <w:rPr>
          <w:color w:val="C0C0C0"/>
        </w:rPr>
      </w:pPr>
    </w:p>
    <w:p w:rsidR="003610E9" w:rsidRPr="003610E9" w:rsidRDefault="00967F0B" w:rsidP="002326DA">
      <w:pPr>
        <w:pStyle w:val="StyleCentered"/>
        <w:rPr>
          <w:color w:val="C0C0C0"/>
        </w:rPr>
      </w:pPr>
      <w:r>
        <w:rPr>
          <w:color w:val="C0C0C0"/>
        </w:rPr>
        <w:t>Maintained by</w:t>
      </w:r>
      <w:r>
        <w:rPr>
          <w:color w:val="C0C0C0"/>
        </w:rPr>
        <w:br/>
      </w:r>
      <w:r w:rsidR="0043384C">
        <w:rPr>
          <w:color w:val="C0C0C0"/>
        </w:rPr>
        <w:t>Nick Airdo (</w:t>
      </w:r>
      <w:hyperlink r:id="rId9" w:history="1">
        <w:r w:rsidR="0043384C" w:rsidRPr="00967F0B">
          <w:rPr>
            <w:rStyle w:val="Hyperlink"/>
          </w:rPr>
          <w:t>nick.airdo@cccev.com</w:t>
        </w:r>
      </w:hyperlink>
      <w:r>
        <w:rPr>
          <w:color w:val="C0C0C0"/>
        </w:rPr>
        <w:t>)</w:t>
      </w:r>
      <w:r>
        <w:rPr>
          <w:color w:val="C0C0C0"/>
        </w:rPr>
        <w:br/>
        <w:t>Jason Offutt (</w:t>
      </w:r>
      <w:hyperlink r:id="rId10" w:history="1">
        <w:r w:rsidRPr="00384753">
          <w:rPr>
            <w:rStyle w:val="Hyperlink"/>
          </w:rPr>
          <w:t>jason.offutt@cccev.com</w:t>
        </w:r>
      </w:hyperlink>
      <w:r>
        <w:rPr>
          <w:color w:val="C0C0C0"/>
        </w:rPr>
        <w:t>)</w:t>
      </w:r>
    </w:p>
    <w:p w:rsidR="005E698F" w:rsidRDefault="005E698F" w:rsidP="005E698F">
      <w:pPr>
        <w:ind w:left="-1800"/>
        <w:rPr>
          <w:szCs w:val="20"/>
        </w:rPr>
      </w:pPr>
      <w:r w:rsidRPr="005E698F">
        <w:rPr>
          <w:szCs w:val="20"/>
        </w:rPr>
        <w:t xml:space="preserve"> </w:t>
      </w:r>
    </w:p>
    <w:p w:rsidR="005E698F" w:rsidRDefault="005E698F" w:rsidP="005E698F">
      <w:pPr>
        <w:jc w:val="right"/>
        <w:rPr>
          <w:rFonts w:cs="Arial"/>
          <w:b/>
          <w:sz w:val="32"/>
          <w:szCs w:val="32"/>
        </w:rPr>
      </w:pPr>
    </w:p>
    <w:p w:rsidR="00381A9C" w:rsidRDefault="00381A9C" w:rsidP="005E698F">
      <w:pPr>
        <w:jc w:val="right"/>
        <w:rPr>
          <w:rFonts w:cs="Arial"/>
          <w:b/>
          <w:sz w:val="32"/>
          <w:szCs w:val="32"/>
        </w:rPr>
      </w:pPr>
    </w:p>
    <w:p w:rsidR="00381A9C" w:rsidRDefault="00381A9C"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F23627" w:rsidRDefault="00F23627" w:rsidP="005E698F">
      <w:pPr>
        <w:jc w:val="right"/>
        <w:rPr>
          <w:rFonts w:cs="Arial"/>
          <w:b/>
          <w:sz w:val="32"/>
          <w:szCs w:val="32"/>
        </w:rPr>
      </w:pPr>
    </w:p>
    <w:p w:rsidR="00F23627" w:rsidRDefault="00F23627" w:rsidP="005E698F">
      <w:pPr>
        <w:jc w:val="right"/>
        <w:rPr>
          <w:rFonts w:cs="Arial"/>
          <w:b/>
          <w:sz w:val="32"/>
          <w:szCs w:val="32"/>
        </w:rPr>
      </w:pPr>
    </w:p>
    <w:p w:rsidR="005E698F" w:rsidRPr="00F23627" w:rsidRDefault="005E698F" w:rsidP="002326DA">
      <w:pPr>
        <w:pStyle w:val="Style20ptBoldGray-50Right"/>
        <w:rPr>
          <w:color w:val="C0C0C0"/>
        </w:rPr>
      </w:pPr>
      <w:r w:rsidRPr="00F23627">
        <w:rPr>
          <w:color w:val="C0C0C0"/>
        </w:rPr>
        <w:t>Arena Community Documentation</w:t>
      </w:r>
    </w:p>
    <w:p w:rsidR="002C5DEB" w:rsidRPr="00F23627" w:rsidRDefault="002C5DEB" w:rsidP="002C5DEB">
      <w:pPr>
        <w:jc w:val="right"/>
        <w:rPr>
          <w:rFonts w:cs="Arial"/>
          <w:b/>
          <w:color w:val="C0C0C0"/>
          <w:sz w:val="32"/>
          <w:szCs w:val="32"/>
        </w:rPr>
      </w:pPr>
      <w:r w:rsidRPr="00F23627">
        <w:rPr>
          <w:rFonts w:cs="Arial"/>
          <w:b/>
          <w:color w:val="C0C0C0"/>
          <w:sz w:val="32"/>
          <w:szCs w:val="32"/>
        </w:rPr>
        <w:t xml:space="preserve">Arena </w:t>
      </w:r>
      <w:r w:rsidR="00B94402">
        <w:rPr>
          <w:rFonts w:cs="Arial"/>
          <w:b/>
          <w:color w:val="C0C0C0"/>
          <w:sz w:val="32"/>
          <w:szCs w:val="32"/>
        </w:rPr>
        <w:t>200</w:t>
      </w:r>
      <w:ins w:id="4" w:author="Nick Airdo" w:date="2009-11-25T14:18:00Z">
        <w:r w:rsidR="00A633A9">
          <w:rPr>
            <w:rFonts w:cs="Arial"/>
            <w:b/>
            <w:color w:val="C0C0C0"/>
            <w:sz w:val="32"/>
            <w:szCs w:val="32"/>
          </w:rPr>
          <w:t>9</w:t>
        </w:r>
      </w:ins>
      <w:del w:id="5" w:author="Nick Airdo" w:date="2009-11-25T14:18:00Z">
        <w:r w:rsidR="00B94402" w:rsidDel="00A633A9">
          <w:rPr>
            <w:rFonts w:cs="Arial"/>
            <w:b/>
            <w:color w:val="C0C0C0"/>
            <w:sz w:val="32"/>
            <w:szCs w:val="32"/>
          </w:rPr>
          <w:delText>8</w:delText>
        </w:r>
      </w:del>
      <w:r w:rsidR="00B94402">
        <w:rPr>
          <w:rFonts w:cs="Arial"/>
          <w:b/>
          <w:color w:val="C0C0C0"/>
          <w:sz w:val="32"/>
          <w:szCs w:val="32"/>
        </w:rPr>
        <w:t>.</w:t>
      </w:r>
      <w:ins w:id="6" w:author="Nick Airdo" w:date="2009-11-25T14:18:00Z">
        <w:r w:rsidR="00A633A9">
          <w:rPr>
            <w:rFonts w:cs="Arial"/>
            <w:b/>
            <w:color w:val="C0C0C0"/>
            <w:sz w:val="32"/>
            <w:szCs w:val="32"/>
          </w:rPr>
          <w:t>1</w:t>
        </w:r>
      </w:ins>
      <w:del w:id="7" w:author="Nick Airdo" w:date="2009-11-25T14:18:00Z">
        <w:r w:rsidR="000B5DBE" w:rsidDel="00A633A9">
          <w:rPr>
            <w:rFonts w:cs="Arial"/>
            <w:b/>
            <w:color w:val="C0C0C0"/>
            <w:sz w:val="32"/>
            <w:szCs w:val="32"/>
          </w:rPr>
          <w:delText>3</w:delText>
        </w:r>
      </w:del>
    </w:p>
    <w:p w:rsidR="002C5DEB" w:rsidRPr="005E698F" w:rsidRDefault="000B5DBE" w:rsidP="002C5DEB">
      <w:pPr>
        <w:jc w:val="right"/>
        <w:rPr>
          <w:rFonts w:cs="Arial"/>
          <w:b/>
          <w:color w:val="808080"/>
          <w:sz w:val="40"/>
          <w:szCs w:val="40"/>
        </w:rPr>
      </w:pPr>
      <w:r>
        <w:rPr>
          <w:noProof/>
        </w:rPr>
        <w:drawing>
          <wp:anchor distT="0" distB="0" distL="114300" distR="114300" simplePos="0" relativeHeight="251653120"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316"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1"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663F84" w:rsidRPr="003A75E2" w:rsidRDefault="000B5DBE" w:rsidP="005E698F">
      <w:pPr>
        <w:rPr>
          <w:rStyle w:val="Style14ptBold"/>
        </w:rPr>
      </w:pPr>
      <w:r>
        <w:rPr>
          <w:noProof/>
        </w:rPr>
        <w:drawing>
          <wp:anchor distT="0" distB="0" distL="114300" distR="114300" simplePos="0" relativeHeight="251651072"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31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00A3607B" w:rsidRPr="00171311">
        <w:rPr>
          <w:sz w:val="28"/>
          <w:szCs w:val="28"/>
        </w:rPr>
        <w:br w:type="page"/>
      </w:r>
      <w:r w:rsidR="00663F84" w:rsidRPr="003A75E2">
        <w:rPr>
          <w:rStyle w:val="Style14ptBold"/>
        </w:rPr>
        <w:lastRenderedPageBreak/>
        <w:t>Revision History</w:t>
      </w:r>
    </w:p>
    <w:p w:rsidR="00663F84" w:rsidRPr="00663F84" w:rsidRDefault="00663F84">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663F84" w:rsidRPr="00D844CF" w:rsidTr="004E39BD">
        <w:tc>
          <w:tcPr>
            <w:tcW w:w="1098" w:type="dxa"/>
            <w:shd w:val="clear" w:color="auto" w:fill="000000"/>
          </w:tcPr>
          <w:p w:rsidR="00663F84" w:rsidRPr="00D844CF" w:rsidRDefault="00663F84">
            <w:pPr>
              <w:rPr>
                <w:color w:val="FFFFFF"/>
              </w:rPr>
            </w:pPr>
            <w:r w:rsidRPr="00D844CF">
              <w:rPr>
                <w:color w:val="FFFFFF"/>
              </w:rPr>
              <w:t>Version</w:t>
            </w:r>
          </w:p>
        </w:tc>
        <w:tc>
          <w:tcPr>
            <w:tcW w:w="1440" w:type="dxa"/>
            <w:shd w:val="clear" w:color="auto" w:fill="000000"/>
          </w:tcPr>
          <w:p w:rsidR="00663F84" w:rsidRPr="00D844CF" w:rsidRDefault="00663F84">
            <w:pPr>
              <w:rPr>
                <w:color w:val="FFFFFF"/>
              </w:rPr>
            </w:pPr>
            <w:r w:rsidRPr="00D844CF">
              <w:rPr>
                <w:color w:val="FFFFFF"/>
              </w:rPr>
              <w:t>Date</w:t>
            </w:r>
          </w:p>
        </w:tc>
        <w:tc>
          <w:tcPr>
            <w:tcW w:w="2034" w:type="dxa"/>
            <w:shd w:val="clear" w:color="auto" w:fill="000000"/>
          </w:tcPr>
          <w:p w:rsidR="00663F84" w:rsidRPr="00D844CF" w:rsidRDefault="0062140A">
            <w:pPr>
              <w:rPr>
                <w:color w:val="FFFFFF"/>
              </w:rPr>
            </w:pPr>
            <w:r w:rsidRPr="00D844CF">
              <w:rPr>
                <w:color w:val="FFFFFF"/>
              </w:rPr>
              <w:t>Editor</w:t>
            </w:r>
            <w:r w:rsidR="00663F84" w:rsidRPr="00D844CF">
              <w:rPr>
                <w:color w:val="FFFFFF"/>
              </w:rPr>
              <w:t>(s)</w:t>
            </w:r>
          </w:p>
        </w:tc>
        <w:tc>
          <w:tcPr>
            <w:tcW w:w="4788" w:type="dxa"/>
            <w:shd w:val="clear" w:color="auto" w:fill="000000"/>
          </w:tcPr>
          <w:p w:rsidR="00663F84" w:rsidRPr="00D844CF" w:rsidRDefault="00663F84">
            <w:pPr>
              <w:rPr>
                <w:color w:val="FFFFFF"/>
              </w:rPr>
            </w:pPr>
            <w:r w:rsidRPr="00D844CF">
              <w:rPr>
                <w:color w:val="FFFFFF"/>
              </w:rPr>
              <w:t>Description</w:t>
            </w:r>
          </w:p>
        </w:tc>
      </w:tr>
      <w:tr w:rsidR="00DC0575" w:rsidTr="004E39BD">
        <w:tc>
          <w:tcPr>
            <w:tcW w:w="1098" w:type="dxa"/>
          </w:tcPr>
          <w:p w:rsidR="00DC0575" w:rsidRDefault="00452311" w:rsidP="00452311">
            <w:r>
              <w:t>1</w:t>
            </w:r>
            <w:r w:rsidR="000B5DBE">
              <w:t>.</w:t>
            </w:r>
            <w:r>
              <w:t>00</w:t>
            </w:r>
          </w:p>
        </w:tc>
        <w:tc>
          <w:tcPr>
            <w:tcW w:w="1440" w:type="dxa"/>
          </w:tcPr>
          <w:p w:rsidR="00DC0575" w:rsidRDefault="00096846">
            <w:r>
              <w:t>2/10</w:t>
            </w:r>
            <w:r w:rsidR="0043384C">
              <w:t>/200</w:t>
            </w:r>
            <w:r w:rsidR="000B5DBE">
              <w:t>9</w:t>
            </w:r>
          </w:p>
        </w:tc>
        <w:tc>
          <w:tcPr>
            <w:tcW w:w="2034" w:type="dxa"/>
          </w:tcPr>
          <w:p w:rsidR="00DC0575" w:rsidRDefault="00096846">
            <w:r>
              <w:t>Jason Offutt</w:t>
            </w:r>
          </w:p>
        </w:tc>
        <w:tc>
          <w:tcPr>
            <w:tcW w:w="4788" w:type="dxa"/>
          </w:tcPr>
          <w:p w:rsidR="00DC0575" w:rsidRDefault="00452311">
            <w:r>
              <w:t>Initial version</w:t>
            </w:r>
          </w:p>
        </w:tc>
      </w:tr>
      <w:tr w:rsidR="00D74B50" w:rsidTr="004E39BD">
        <w:tc>
          <w:tcPr>
            <w:tcW w:w="1098" w:type="dxa"/>
          </w:tcPr>
          <w:p w:rsidR="00D74B50" w:rsidRDefault="00197EBF">
            <w:r>
              <w:t>1.01</w:t>
            </w:r>
          </w:p>
        </w:tc>
        <w:tc>
          <w:tcPr>
            <w:tcW w:w="1440" w:type="dxa"/>
          </w:tcPr>
          <w:p w:rsidR="00D74B50" w:rsidRDefault="00197EBF">
            <w:r>
              <w:t>10/26/2009</w:t>
            </w:r>
          </w:p>
        </w:tc>
        <w:tc>
          <w:tcPr>
            <w:tcW w:w="2034" w:type="dxa"/>
          </w:tcPr>
          <w:p w:rsidR="00D74B50" w:rsidRDefault="00197EBF">
            <w:r>
              <w:t>Jason Offutt</w:t>
            </w:r>
          </w:p>
        </w:tc>
        <w:tc>
          <w:tcPr>
            <w:tcW w:w="4788" w:type="dxa"/>
          </w:tcPr>
          <w:p w:rsidR="00D74B50" w:rsidRDefault="00197EBF">
            <w:r>
              <w:t>Updating notes to v1.2.0</w:t>
            </w:r>
          </w:p>
        </w:tc>
      </w:tr>
    </w:tbl>
    <w:p w:rsidR="00A3607B" w:rsidRDefault="00A3607B"/>
    <w:p w:rsidR="00A3607B" w:rsidRPr="003A75E2" w:rsidRDefault="00325DA1" w:rsidP="00171311">
      <w:pPr>
        <w:rPr>
          <w:rStyle w:val="Style14ptBold"/>
        </w:rPr>
      </w:pPr>
      <w:r w:rsidRPr="003A75E2">
        <w:rPr>
          <w:rStyle w:val="Style14ptBold"/>
        </w:rPr>
        <w:br w:type="page"/>
      </w:r>
      <w:r w:rsidR="00171311" w:rsidRPr="003A75E2">
        <w:rPr>
          <w:rStyle w:val="Style14ptBold"/>
        </w:rPr>
        <w:lastRenderedPageBreak/>
        <w:t>Table of Contents</w:t>
      </w:r>
    </w:p>
    <w:p w:rsidR="00A633A9" w:rsidRDefault="00253EEE">
      <w:pPr>
        <w:pStyle w:val="TOC1"/>
        <w:tabs>
          <w:tab w:val="right" w:leader="dot" w:pos="8774"/>
        </w:tabs>
        <w:rPr>
          <w:rFonts w:asciiTheme="minorHAnsi" w:eastAsiaTheme="minorEastAsia" w:hAnsiTheme="minorHAnsi" w:cstheme="minorBidi"/>
          <w:b w:val="0"/>
          <w:bCs w:val="0"/>
          <w:caps w:val="0"/>
          <w:noProof/>
          <w:sz w:val="22"/>
          <w:szCs w:val="22"/>
        </w:rPr>
      </w:pPr>
      <w:r w:rsidRPr="00253EEE">
        <w:rPr>
          <w:rFonts w:cs="Arial"/>
          <w:b w:val="0"/>
          <w:sz w:val="28"/>
          <w:szCs w:val="28"/>
        </w:rPr>
        <w:fldChar w:fldCharType="begin"/>
      </w:r>
      <w:r w:rsidR="00453C8D">
        <w:rPr>
          <w:rFonts w:cs="Arial"/>
          <w:b w:val="0"/>
          <w:sz w:val="28"/>
          <w:szCs w:val="28"/>
        </w:rPr>
        <w:instrText xml:space="preserve"> TOC  \* MERGEFORMAT </w:instrText>
      </w:r>
      <w:r w:rsidRPr="00253EEE">
        <w:rPr>
          <w:rFonts w:cs="Arial"/>
          <w:b w:val="0"/>
          <w:sz w:val="28"/>
          <w:szCs w:val="28"/>
        </w:rPr>
        <w:fldChar w:fldCharType="separate"/>
      </w:r>
      <w:r w:rsidR="00A633A9">
        <w:rPr>
          <w:noProof/>
        </w:rPr>
        <w:t>Check-In Under the Hood</w:t>
      </w:r>
      <w:r w:rsidR="00A633A9">
        <w:rPr>
          <w:noProof/>
        </w:rPr>
        <w:tab/>
      </w:r>
      <w:r w:rsidR="00A633A9">
        <w:rPr>
          <w:noProof/>
        </w:rPr>
        <w:fldChar w:fldCharType="begin"/>
      </w:r>
      <w:r w:rsidR="00A633A9">
        <w:rPr>
          <w:noProof/>
        </w:rPr>
        <w:instrText xml:space="preserve"> PAGEREF _Toc246921777 \h </w:instrText>
      </w:r>
      <w:r w:rsidR="00A633A9">
        <w:rPr>
          <w:noProof/>
        </w:rPr>
      </w:r>
      <w:r w:rsidR="00A633A9">
        <w:rPr>
          <w:noProof/>
        </w:rPr>
        <w:fldChar w:fldCharType="separate"/>
      </w:r>
      <w:r w:rsidR="00A633A9">
        <w:rPr>
          <w:noProof/>
        </w:rPr>
        <w:t>4</w:t>
      </w:r>
      <w:r w:rsidR="00A633A9">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1.00: Commentary on Architecture</w:t>
      </w:r>
      <w:r>
        <w:rPr>
          <w:noProof/>
        </w:rPr>
        <w:tab/>
      </w:r>
      <w:r>
        <w:rPr>
          <w:noProof/>
        </w:rPr>
        <w:fldChar w:fldCharType="begin"/>
      </w:r>
      <w:r>
        <w:rPr>
          <w:noProof/>
        </w:rPr>
        <w:instrText xml:space="preserve"> PAGEREF _Toc246921778 \h </w:instrText>
      </w:r>
      <w:r>
        <w:rPr>
          <w:noProof/>
        </w:rPr>
      </w:r>
      <w:r>
        <w:rPr>
          <w:noProof/>
        </w:rPr>
        <w:fldChar w:fldCharType="separate"/>
      </w:r>
      <w:r>
        <w:rPr>
          <w:noProof/>
        </w:rPr>
        <w:t>4</w:t>
      </w:r>
      <w:r>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1.01: UI State Overview</w:t>
      </w:r>
      <w:r>
        <w:rPr>
          <w:noProof/>
        </w:rPr>
        <w:tab/>
      </w:r>
      <w:r>
        <w:rPr>
          <w:noProof/>
        </w:rPr>
        <w:fldChar w:fldCharType="begin"/>
      </w:r>
      <w:r>
        <w:rPr>
          <w:noProof/>
        </w:rPr>
        <w:instrText xml:space="preserve"> PAGEREF _Toc246921779 \h </w:instrText>
      </w:r>
      <w:r>
        <w:rPr>
          <w:noProof/>
        </w:rPr>
      </w:r>
      <w:r>
        <w:rPr>
          <w:noProof/>
        </w:rPr>
        <w:fldChar w:fldCharType="separate"/>
      </w:r>
      <w:r>
        <w:rPr>
          <w:noProof/>
        </w:rPr>
        <w:t>5</w:t>
      </w:r>
      <w:r>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1.02: Occurrence Type Attributes</w:t>
      </w:r>
      <w:r>
        <w:rPr>
          <w:noProof/>
        </w:rPr>
        <w:tab/>
      </w:r>
      <w:r>
        <w:rPr>
          <w:noProof/>
        </w:rPr>
        <w:fldChar w:fldCharType="begin"/>
      </w:r>
      <w:r>
        <w:rPr>
          <w:noProof/>
        </w:rPr>
        <w:instrText xml:space="preserve"> PAGEREF _Toc246921780 \h </w:instrText>
      </w:r>
      <w:r>
        <w:rPr>
          <w:noProof/>
        </w:rPr>
      </w:r>
      <w:r>
        <w:rPr>
          <w:noProof/>
        </w:rPr>
        <w:fldChar w:fldCharType="separate"/>
      </w:r>
      <w:r>
        <w:rPr>
          <w:noProof/>
        </w:rPr>
        <w:t>11</w:t>
      </w:r>
      <w:r>
        <w:rPr>
          <w:noProof/>
        </w:rPr>
        <w:fldChar w:fldCharType="end"/>
      </w:r>
    </w:p>
    <w:p w:rsidR="00A633A9" w:rsidRDefault="00A633A9">
      <w:pPr>
        <w:pStyle w:val="TOC1"/>
        <w:tabs>
          <w:tab w:val="right" w:leader="dot" w:pos="8774"/>
        </w:tabs>
        <w:rPr>
          <w:rFonts w:asciiTheme="minorHAnsi" w:eastAsiaTheme="minorEastAsia" w:hAnsiTheme="minorHAnsi" w:cstheme="minorBidi"/>
          <w:b w:val="0"/>
          <w:bCs w:val="0"/>
          <w:caps w:val="0"/>
          <w:noProof/>
          <w:sz w:val="22"/>
          <w:szCs w:val="22"/>
        </w:rPr>
      </w:pPr>
      <w:r>
        <w:rPr>
          <w:noProof/>
        </w:rPr>
        <w:t>Database Setup</w:t>
      </w:r>
      <w:r>
        <w:rPr>
          <w:noProof/>
        </w:rPr>
        <w:tab/>
      </w:r>
      <w:r>
        <w:rPr>
          <w:noProof/>
        </w:rPr>
        <w:fldChar w:fldCharType="begin"/>
      </w:r>
      <w:r>
        <w:rPr>
          <w:noProof/>
        </w:rPr>
        <w:instrText xml:space="preserve"> PAGEREF _Toc246921781 \h </w:instrText>
      </w:r>
      <w:r>
        <w:rPr>
          <w:noProof/>
        </w:rPr>
      </w:r>
      <w:r>
        <w:rPr>
          <w:noProof/>
        </w:rPr>
        <w:fldChar w:fldCharType="separate"/>
      </w:r>
      <w:r>
        <w:rPr>
          <w:noProof/>
        </w:rPr>
        <w:t>13</w:t>
      </w:r>
      <w:r>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2.00: Tables</w:t>
      </w:r>
      <w:r>
        <w:rPr>
          <w:noProof/>
        </w:rPr>
        <w:tab/>
      </w:r>
      <w:r>
        <w:rPr>
          <w:noProof/>
        </w:rPr>
        <w:fldChar w:fldCharType="begin"/>
      </w:r>
      <w:r>
        <w:rPr>
          <w:noProof/>
        </w:rPr>
        <w:instrText xml:space="preserve"> PAGEREF _Toc246921782 \h </w:instrText>
      </w:r>
      <w:r>
        <w:rPr>
          <w:noProof/>
        </w:rPr>
      </w:r>
      <w:r>
        <w:rPr>
          <w:noProof/>
        </w:rPr>
        <w:fldChar w:fldCharType="separate"/>
      </w:r>
      <w:r>
        <w:rPr>
          <w:noProof/>
        </w:rPr>
        <w:t>13</w:t>
      </w:r>
      <w:r>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2.01: Stored Procedures</w:t>
      </w:r>
      <w:r>
        <w:rPr>
          <w:noProof/>
        </w:rPr>
        <w:tab/>
      </w:r>
      <w:r>
        <w:rPr>
          <w:noProof/>
        </w:rPr>
        <w:fldChar w:fldCharType="begin"/>
      </w:r>
      <w:r>
        <w:rPr>
          <w:noProof/>
        </w:rPr>
        <w:instrText xml:space="preserve"> PAGEREF _Toc246921783 \h </w:instrText>
      </w:r>
      <w:r>
        <w:rPr>
          <w:noProof/>
        </w:rPr>
      </w:r>
      <w:r>
        <w:rPr>
          <w:noProof/>
        </w:rPr>
        <w:fldChar w:fldCharType="separate"/>
      </w:r>
      <w:r>
        <w:rPr>
          <w:noProof/>
        </w:rPr>
        <w:t>13</w:t>
      </w:r>
      <w:r>
        <w:rPr>
          <w:noProof/>
        </w:rPr>
        <w:fldChar w:fldCharType="end"/>
      </w:r>
    </w:p>
    <w:p w:rsidR="00A633A9" w:rsidRDefault="00A633A9">
      <w:pPr>
        <w:pStyle w:val="TOC1"/>
        <w:tabs>
          <w:tab w:val="right" w:leader="dot" w:pos="8774"/>
        </w:tabs>
        <w:rPr>
          <w:rFonts w:asciiTheme="minorHAnsi" w:eastAsiaTheme="minorEastAsia" w:hAnsiTheme="minorHAnsi" w:cstheme="minorBidi"/>
          <w:b w:val="0"/>
          <w:bCs w:val="0"/>
          <w:caps w:val="0"/>
          <w:noProof/>
          <w:sz w:val="22"/>
          <w:szCs w:val="22"/>
        </w:rPr>
      </w:pPr>
      <w:r>
        <w:rPr>
          <w:noProof/>
        </w:rPr>
        <w:t>Application Setup</w:t>
      </w:r>
      <w:r>
        <w:rPr>
          <w:noProof/>
        </w:rPr>
        <w:tab/>
      </w:r>
      <w:r>
        <w:rPr>
          <w:noProof/>
        </w:rPr>
        <w:fldChar w:fldCharType="begin"/>
      </w:r>
      <w:r>
        <w:rPr>
          <w:noProof/>
        </w:rPr>
        <w:instrText xml:space="preserve"> PAGEREF _Toc246921784 \h </w:instrText>
      </w:r>
      <w:r>
        <w:rPr>
          <w:noProof/>
        </w:rPr>
      </w:r>
      <w:r>
        <w:rPr>
          <w:noProof/>
        </w:rPr>
        <w:fldChar w:fldCharType="separate"/>
      </w:r>
      <w:r>
        <w:rPr>
          <w:noProof/>
        </w:rPr>
        <w:t>16</w:t>
      </w:r>
      <w:r>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3.00: Overview of Providers</w:t>
      </w:r>
      <w:r>
        <w:rPr>
          <w:noProof/>
        </w:rPr>
        <w:tab/>
      </w:r>
      <w:r>
        <w:rPr>
          <w:noProof/>
        </w:rPr>
        <w:fldChar w:fldCharType="begin"/>
      </w:r>
      <w:r>
        <w:rPr>
          <w:noProof/>
        </w:rPr>
        <w:instrText xml:space="preserve"> PAGEREF _Toc246921785 \h </w:instrText>
      </w:r>
      <w:r>
        <w:rPr>
          <w:noProof/>
        </w:rPr>
      </w:r>
      <w:r>
        <w:rPr>
          <w:noProof/>
        </w:rPr>
        <w:fldChar w:fldCharType="separate"/>
      </w:r>
      <w:r>
        <w:rPr>
          <w:noProof/>
        </w:rPr>
        <w:t>16</w:t>
      </w:r>
      <w:r>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3.01: Security Code Provider</w:t>
      </w:r>
      <w:r>
        <w:rPr>
          <w:noProof/>
        </w:rPr>
        <w:tab/>
      </w:r>
      <w:r>
        <w:rPr>
          <w:noProof/>
        </w:rPr>
        <w:fldChar w:fldCharType="begin"/>
      </w:r>
      <w:r>
        <w:rPr>
          <w:noProof/>
        </w:rPr>
        <w:instrText xml:space="preserve"> PAGEREF _Toc246921786 \h </w:instrText>
      </w:r>
      <w:r>
        <w:rPr>
          <w:noProof/>
        </w:rPr>
      </w:r>
      <w:r>
        <w:rPr>
          <w:noProof/>
        </w:rPr>
        <w:fldChar w:fldCharType="separate"/>
      </w:r>
      <w:r>
        <w:rPr>
          <w:noProof/>
        </w:rPr>
        <w:t>16</w:t>
      </w:r>
      <w:r>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3.02: Printer Label Provider</w:t>
      </w:r>
      <w:r>
        <w:rPr>
          <w:noProof/>
        </w:rPr>
        <w:tab/>
      </w:r>
      <w:r>
        <w:rPr>
          <w:noProof/>
        </w:rPr>
        <w:fldChar w:fldCharType="begin"/>
      </w:r>
      <w:r>
        <w:rPr>
          <w:noProof/>
        </w:rPr>
        <w:instrText xml:space="preserve"> PAGEREF _Toc246921787 \h </w:instrText>
      </w:r>
      <w:r>
        <w:rPr>
          <w:noProof/>
        </w:rPr>
      </w:r>
      <w:r>
        <w:rPr>
          <w:noProof/>
        </w:rPr>
        <w:fldChar w:fldCharType="separate"/>
      </w:r>
      <w:r>
        <w:rPr>
          <w:noProof/>
        </w:rPr>
        <w:t>17</w:t>
      </w:r>
      <w:r>
        <w:rPr>
          <w:noProof/>
        </w:rPr>
        <w:fldChar w:fldCharType="end"/>
      </w:r>
    </w:p>
    <w:p w:rsidR="00A633A9" w:rsidRDefault="00A633A9">
      <w:pPr>
        <w:pStyle w:val="TOC1"/>
        <w:tabs>
          <w:tab w:val="right" w:leader="dot" w:pos="8774"/>
        </w:tabs>
        <w:rPr>
          <w:rFonts w:asciiTheme="minorHAnsi" w:eastAsiaTheme="minorEastAsia" w:hAnsiTheme="minorHAnsi" w:cstheme="minorBidi"/>
          <w:b w:val="0"/>
          <w:bCs w:val="0"/>
          <w:caps w:val="0"/>
          <w:noProof/>
          <w:sz w:val="22"/>
          <w:szCs w:val="22"/>
        </w:rPr>
      </w:pPr>
      <w:r>
        <w:rPr>
          <w:noProof/>
        </w:rPr>
        <w:t>Skinning the Check-In Wizard</w:t>
      </w:r>
      <w:r>
        <w:rPr>
          <w:noProof/>
        </w:rPr>
        <w:tab/>
      </w:r>
      <w:r>
        <w:rPr>
          <w:noProof/>
        </w:rPr>
        <w:fldChar w:fldCharType="begin"/>
      </w:r>
      <w:r>
        <w:rPr>
          <w:noProof/>
        </w:rPr>
        <w:instrText xml:space="preserve"> PAGEREF _Toc246921788 \h </w:instrText>
      </w:r>
      <w:r>
        <w:rPr>
          <w:noProof/>
        </w:rPr>
      </w:r>
      <w:r>
        <w:rPr>
          <w:noProof/>
        </w:rPr>
        <w:fldChar w:fldCharType="separate"/>
      </w:r>
      <w:r>
        <w:rPr>
          <w:noProof/>
        </w:rPr>
        <w:t>19</w:t>
      </w:r>
      <w:r>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4.00: CSS Overview</w:t>
      </w:r>
      <w:r>
        <w:rPr>
          <w:noProof/>
        </w:rPr>
        <w:tab/>
      </w:r>
      <w:r>
        <w:rPr>
          <w:noProof/>
        </w:rPr>
        <w:fldChar w:fldCharType="begin"/>
      </w:r>
      <w:r>
        <w:rPr>
          <w:noProof/>
        </w:rPr>
        <w:instrText xml:space="preserve"> PAGEREF _Toc246921789 \h </w:instrText>
      </w:r>
      <w:r>
        <w:rPr>
          <w:noProof/>
        </w:rPr>
      </w:r>
      <w:r>
        <w:rPr>
          <w:noProof/>
        </w:rPr>
        <w:fldChar w:fldCharType="separate"/>
      </w:r>
      <w:r>
        <w:rPr>
          <w:noProof/>
        </w:rPr>
        <w:t>19</w:t>
      </w:r>
      <w:r>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4.01: Suggested Best Practices</w:t>
      </w:r>
      <w:r>
        <w:rPr>
          <w:noProof/>
        </w:rPr>
        <w:tab/>
      </w:r>
      <w:r>
        <w:rPr>
          <w:noProof/>
        </w:rPr>
        <w:fldChar w:fldCharType="begin"/>
      </w:r>
      <w:r>
        <w:rPr>
          <w:noProof/>
        </w:rPr>
        <w:instrText xml:space="preserve"> PAGEREF _Toc246921790 \h </w:instrText>
      </w:r>
      <w:r>
        <w:rPr>
          <w:noProof/>
        </w:rPr>
      </w:r>
      <w:r>
        <w:rPr>
          <w:noProof/>
        </w:rPr>
        <w:fldChar w:fldCharType="separate"/>
      </w:r>
      <w:r>
        <w:rPr>
          <w:noProof/>
        </w:rPr>
        <w:t>20</w:t>
      </w:r>
      <w:r>
        <w:rPr>
          <w:noProof/>
        </w:rPr>
        <w:fldChar w:fldCharType="end"/>
      </w:r>
    </w:p>
    <w:p w:rsidR="00A633A9" w:rsidRDefault="00A633A9">
      <w:pPr>
        <w:pStyle w:val="TOC2"/>
        <w:tabs>
          <w:tab w:val="right" w:leader="dot" w:pos="8774"/>
        </w:tabs>
        <w:rPr>
          <w:rFonts w:asciiTheme="minorHAnsi" w:eastAsiaTheme="minorEastAsia" w:hAnsiTheme="minorHAnsi" w:cstheme="minorBidi"/>
          <w:noProof/>
          <w:sz w:val="22"/>
          <w:szCs w:val="22"/>
        </w:rPr>
      </w:pPr>
      <w:r>
        <w:rPr>
          <w:noProof/>
        </w:rPr>
        <w:t>4.02: Templating</w:t>
      </w:r>
      <w:r>
        <w:rPr>
          <w:noProof/>
        </w:rPr>
        <w:tab/>
      </w:r>
      <w:r>
        <w:rPr>
          <w:noProof/>
        </w:rPr>
        <w:fldChar w:fldCharType="begin"/>
      </w:r>
      <w:r>
        <w:rPr>
          <w:noProof/>
        </w:rPr>
        <w:instrText xml:space="preserve"> PAGEREF _Toc246921791 \h </w:instrText>
      </w:r>
      <w:r>
        <w:rPr>
          <w:noProof/>
        </w:rPr>
      </w:r>
      <w:r>
        <w:rPr>
          <w:noProof/>
        </w:rPr>
        <w:fldChar w:fldCharType="separate"/>
      </w:r>
      <w:r>
        <w:rPr>
          <w:noProof/>
        </w:rPr>
        <w:t>20</w:t>
      </w:r>
      <w:r>
        <w:rPr>
          <w:noProof/>
        </w:rPr>
        <w:fldChar w:fldCharType="end"/>
      </w:r>
    </w:p>
    <w:p w:rsidR="00BF444C" w:rsidRDefault="00253EEE" w:rsidP="00BF444C">
      <w:pPr>
        <w:rPr>
          <w:rStyle w:val="Style14ptBold"/>
          <w:b w:val="0"/>
          <w:bCs w:val="0"/>
        </w:rPr>
      </w:pPr>
      <w:r>
        <w:rPr>
          <w:rFonts w:cs="Arial"/>
          <w:b/>
          <w:sz w:val="28"/>
          <w:szCs w:val="28"/>
        </w:rPr>
        <w:fldChar w:fldCharType="end"/>
      </w:r>
    </w:p>
    <w:p w:rsidR="00BF444C" w:rsidRPr="00BF444C" w:rsidRDefault="00DE1538" w:rsidP="00BF444C">
      <w:pPr>
        <w:pStyle w:val="Heading1"/>
        <w:rPr>
          <w:rStyle w:val="Style14ptBold"/>
          <w:b/>
          <w:bCs/>
        </w:rPr>
      </w:pPr>
      <w:bookmarkStart w:id="8" w:name="_Toc246921777"/>
      <w:r>
        <w:rPr>
          <w:rStyle w:val="Style14ptBold"/>
          <w:b/>
          <w:bCs/>
        </w:rPr>
        <w:lastRenderedPageBreak/>
        <w:t>Check-In Under the Hood</w:t>
      </w:r>
      <w:bookmarkEnd w:id="8"/>
    </w:p>
    <w:p w:rsidR="00BF444C" w:rsidRDefault="008735B0" w:rsidP="00BF444C">
      <w:pPr>
        <w:pStyle w:val="Heading2"/>
        <w:rPr>
          <w:rStyle w:val="Style14ptBold"/>
          <w:b/>
          <w:bCs/>
          <w:color w:val="C0504D"/>
          <w:sz w:val="24"/>
        </w:rPr>
      </w:pPr>
      <w:bookmarkStart w:id="9" w:name="_Toc246921778"/>
      <w:r>
        <w:rPr>
          <w:rStyle w:val="Style14ptBold"/>
          <w:b/>
          <w:bCs/>
          <w:color w:val="C0504D"/>
          <w:sz w:val="24"/>
        </w:rPr>
        <w:t>1</w:t>
      </w:r>
      <w:r w:rsidR="00BF444C">
        <w:rPr>
          <w:rStyle w:val="Style14ptBold"/>
          <w:b/>
          <w:bCs/>
          <w:color w:val="C0504D"/>
          <w:sz w:val="24"/>
        </w:rPr>
        <w:t>.</w:t>
      </w:r>
      <w:r>
        <w:rPr>
          <w:rStyle w:val="Style14ptBold"/>
          <w:b/>
          <w:bCs/>
          <w:color w:val="C0504D"/>
          <w:sz w:val="24"/>
        </w:rPr>
        <w:t>00</w:t>
      </w:r>
      <w:r w:rsidR="00DE1538">
        <w:rPr>
          <w:rStyle w:val="Style14ptBold"/>
          <w:b/>
          <w:bCs/>
          <w:color w:val="C0504D"/>
          <w:sz w:val="24"/>
        </w:rPr>
        <w:t>: Commentary on Architecture</w:t>
      </w:r>
      <w:bookmarkEnd w:id="9"/>
    </w:p>
    <w:p w:rsidR="00BF444C" w:rsidRDefault="00BF444C" w:rsidP="0004572D"/>
    <w:p w:rsidR="006D55AA" w:rsidRDefault="006D55AA" w:rsidP="0004572D">
      <w:r>
        <w:t xml:space="preserve">While in our planning stages of this project, Nick and I made the </w:t>
      </w:r>
      <w:r w:rsidR="006955D3">
        <w:t>decision</w:t>
      </w:r>
      <w:r>
        <w:t xml:space="preserve"> to take this module away from a more traditional multi-page format that passes variables between pages via query string or session variables.  In these early stages, we decided we wanted it to feel more responsive: less like a web application and more like a desktop app.</w:t>
      </w:r>
    </w:p>
    <w:p w:rsidR="006D55AA" w:rsidRDefault="006D55AA" w:rsidP="0004572D"/>
    <w:p w:rsidR="006D55AA" w:rsidRDefault="006D55AA" w:rsidP="0004572D">
      <w:r>
        <w:t xml:space="preserve">Our solution to this issue was to make the entire module a single page (ascx), rather than several.  This meant jamming more into a single markup and code-behind file set, but it allowed us great flexibility.  Architecting our project this way allowed us to create our own hacked version of a </w:t>
      </w:r>
      <w:r w:rsidR="00065A4C">
        <w:t>lazy-loaded f</w:t>
      </w:r>
      <w:r>
        <w:t xml:space="preserve">inite </w:t>
      </w:r>
      <w:r w:rsidR="00065A4C">
        <w:t>s</w:t>
      </w:r>
      <w:r>
        <w:t xml:space="preserve">tate </w:t>
      </w:r>
      <w:r w:rsidR="00065A4C">
        <w:t>m</w:t>
      </w:r>
      <w:r>
        <w:t>achine… in a stateless environment.</w:t>
      </w:r>
    </w:p>
    <w:p w:rsidR="00C641EC" w:rsidRDefault="00C641EC" w:rsidP="0004572D"/>
    <w:p w:rsidR="006A6232" w:rsidRDefault="004243B7" w:rsidP="0004572D">
      <w:r>
        <w:t>On the server side t</w:t>
      </w:r>
      <w:r w:rsidR="00C641EC">
        <w:t>he Check-In Wizard is, in itself, a single-page module that consists of a bit of state logic to show and hide different panels</w:t>
      </w:r>
      <w:r w:rsidR="005C1F08">
        <w:t xml:space="preserve"> (or views)</w:t>
      </w:r>
      <w:r w:rsidR="00C641EC">
        <w:t xml:space="preserve"> from the browser.  We wrapped all these panels inside of an Update Panel to give it</w:t>
      </w:r>
      <w:r w:rsidR="005340B5">
        <w:t xml:space="preserve"> that </w:t>
      </w:r>
      <w:r w:rsidR="006A6232">
        <w:t xml:space="preserve">more responsive </w:t>
      </w:r>
      <w:r w:rsidR="005340B5">
        <w:t>AJAX</w:t>
      </w:r>
      <w:r w:rsidR="006A6232">
        <w:t xml:space="preserve"> feel.</w:t>
      </w:r>
    </w:p>
    <w:p w:rsidR="0009411F" w:rsidRDefault="006A6232" w:rsidP="0004572D">
      <w:r>
        <w:t xml:space="preserve"> </w:t>
      </w:r>
    </w:p>
    <w:p w:rsidR="00127BC0" w:rsidRDefault="0009411F" w:rsidP="0004572D">
      <w:r>
        <w:t>On the client side, the Check-In Wizard has a bit of built-in smarts as well.  We’ve implemented a JavaScript state recognition system that allows the client to be state aware too.  We use this state knowledge on the client to manage auto-refreshing or auto-submitting the form dependent on the current state.  We’ve also moved a fair amount of the client interaction elements, such as family member selection, to the client for usability purposes.</w:t>
      </w:r>
    </w:p>
    <w:p w:rsidR="0009411F" w:rsidRDefault="0009411F" w:rsidP="0004572D"/>
    <w:p w:rsidR="00C641EC" w:rsidRDefault="004E4417" w:rsidP="0004572D">
      <w:r>
        <w:t xml:space="preserve">Nick and I didn’t want our module to be too smart, or have too much going on.  After all, it’s already got enough going on with state management and setting UI rules.  </w:t>
      </w:r>
      <w:r w:rsidR="00127BC0">
        <w:t xml:space="preserve">We approached the problem with a traditional MVC design pattern in mind and made a very conscious effort to make the UI as “dumb” as we possibly could </w:t>
      </w:r>
      <w:r w:rsidR="00685FA7">
        <w:t>with</w:t>
      </w:r>
      <w:r w:rsidR="00127BC0">
        <w:t xml:space="preserve"> respect to the inner workings of the Arena.  </w:t>
      </w:r>
      <w:r w:rsidR="00755F30">
        <w:t xml:space="preserve">We encapsulated </w:t>
      </w:r>
      <w:r w:rsidR="006A6232">
        <w:t xml:space="preserve">all of the business logic in </w:t>
      </w:r>
      <w:r w:rsidR="005D77BA">
        <w:t xml:space="preserve">the </w:t>
      </w:r>
      <w:r w:rsidR="005D77BA" w:rsidRPr="00735766">
        <w:rPr>
          <w:rFonts w:ascii="Courier New" w:hAnsi="Courier New" w:cs="Courier New"/>
          <w:color w:val="31849B" w:themeColor="accent5" w:themeShade="BF"/>
        </w:rPr>
        <w:t>Controller</w:t>
      </w:r>
      <w:r w:rsidR="00755F30">
        <w:t xml:space="preserve"> class</w:t>
      </w:r>
      <w:r w:rsidR="006A6232">
        <w:t>.</w:t>
      </w:r>
      <w:r w:rsidR="00755F30">
        <w:t xml:space="preserve"> </w:t>
      </w:r>
      <w:r w:rsidR="006A6232">
        <w:t xml:space="preserve"> </w:t>
      </w:r>
      <w:r w:rsidR="006A6232" w:rsidRPr="006A6232">
        <w:rPr>
          <w:rFonts w:ascii="Courier New" w:hAnsi="Courier New" w:cs="Courier New"/>
          <w:color w:val="31849B" w:themeColor="accent5" w:themeShade="BF"/>
        </w:rPr>
        <w:t>Controller</w:t>
      </w:r>
      <w:r w:rsidR="00755F30">
        <w:t xml:space="preserve"> acts as a façade to much of the Arena Framework.</w:t>
      </w:r>
      <w:r>
        <w:t xml:space="preserve">  Any data retrieval, </w:t>
      </w:r>
      <w:r w:rsidR="005273E6">
        <w:t xml:space="preserve">data </w:t>
      </w:r>
      <w:r>
        <w:t>filtration and</w:t>
      </w:r>
      <w:r w:rsidR="005273E6">
        <w:t xml:space="preserve"> enforcement of </w:t>
      </w:r>
      <w:r>
        <w:t xml:space="preserve">business rules are </w:t>
      </w:r>
      <w:r w:rsidR="005273E6">
        <w:t>handled</w:t>
      </w:r>
      <w:r>
        <w:t xml:space="preserve"> by the </w:t>
      </w:r>
      <w:r w:rsidRPr="00735766">
        <w:rPr>
          <w:rFonts w:ascii="Courier New" w:hAnsi="Courier New" w:cs="Courier New"/>
          <w:color w:val="31849B" w:themeColor="accent5" w:themeShade="BF"/>
        </w:rPr>
        <w:t>Controller</w:t>
      </w:r>
      <w:r>
        <w:t>.</w:t>
      </w:r>
    </w:p>
    <w:p w:rsidR="00D77B30" w:rsidRDefault="00D77B30" w:rsidP="0004572D"/>
    <w:p w:rsidR="00D77B30" w:rsidRDefault="00D77B30" w:rsidP="0004572D">
      <w:r>
        <w:t>Additionally, we realized that there are a few aspects of Check-In that churches would want to do differently.  We’ve implemented Arena’s convention o</w:t>
      </w:r>
      <w:r w:rsidR="00E345E1">
        <w:t>f</w:t>
      </w:r>
      <w:r>
        <w:t xml:space="preserve"> the Provider pattern for two pieces </w:t>
      </w:r>
      <w:r w:rsidR="000C7F0A">
        <w:t xml:space="preserve">of </w:t>
      </w:r>
      <w:r>
        <w:t>the app</w:t>
      </w:r>
      <w:r w:rsidR="000C7F0A">
        <w:t>lication</w:t>
      </w:r>
      <w:r>
        <w:t>.  Security Codes and Name Tags/Badges are fully customizable.  Currently, we’re including Central’s version of Security Codes and Name Tags.  More detailed description of those pieces can be found in Section 3.00.</w:t>
      </w:r>
    </w:p>
    <w:p w:rsidR="009F5B85" w:rsidRDefault="009F5B85" w:rsidP="0004572D"/>
    <w:p w:rsidR="009F5B85" w:rsidRDefault="009F5B85" w:rsidP="0004572D">
      <w:r>
        <w:t xml:space="preserve">Central Christian Church’s decision to build this module hinged on </w:t>
      </w:r>
      <w:r w:rsidR="00B30CF7">
        <w:t>three</w:t>
      </w:r>
      <w:r>
        <w:t xml:space="preserve"> major aspects of the check-in process that Arena’s version did not support</w:t>
      </w:r>
      <w:r w:rsidR="00B30CF7">
        <w:t>.  Our Children’s Ministry needed to place children into classrooms not only based on age or grade, but also by ability level, special needs and last name.</w:t>
      </w:r>
      <w:r w:rsidR="0078783E">
        <w:t xml:space="preserve">  To solve this problem, we created the </w:t>
      </w:r>
      <w:r w:rsidR="0078783E" w:rsidRPr="00735766">
        <w:rPr>
          <w:rFonts w:ascii="Courier New" w:hAnsi="Courier New" w:cs="Courier New"/>
          <w:color w:val="31849B" w:themeColor="accent5" w:themeShade="BF"/>
        </w:rPr>
        <w:t>OccurrenceTypeAttribute</w:t>
      </w:r>
      <w:r w:rsidR="0078783E">
        <w:t xml:space="preserve"> class.  I’ll get more into</w:t>
      </w:r>
      <w:r w:rsidR="00B379BA">
        <w:t xml:space="preserve"> the</w:t>
      </w:r>
      <w:r w:rsidR="0078783E">
        <w:t xml:space="preserve"> </w:t>
      </w:r>
      <w:r w:rsidR="00B379BA" w:rsidRPr="00735766">
        <w:rPr>
          <w:rFonts w:ascii="Courier New" w:hAnsi="Courier New" w:cs="Courier New"/>
          <w:color w:val="31849B" w:themeColor="accent5" w:themeShade="BF"/>
        </w:rPr>
        <w:t>OccurrenceTypeAttribute</w:t>
      </w:r>
      <w:r w:rsidR="00B379BA">
        <w:t xml:space="preserve"> class </w:t>
      </w:r>
      <w:r w:rsidR="0078783E">
        <w:t>later in this section.</w:t>
      </w:r>
    </w:p>
    <w:p w:rsidR="00646147" w:rsidRDefault="00646147">
      <w:pPr>
        <w:rPr>
          <w:rStyle w:val="Style14ptBold"/>
          <w:rFonts w:cs="Arial"/>
          <w:iCs/>
          <w:color w:val="C0504D"/>
          <w:sz w:val="24"/>
          <w:szCs w:val="28"/>
        </w:rPr>
      </w:pPr>
      <w:r>
        <w:rPr>
          <w:rStyle w:val="Style14ptBold"/>
          <w:b w:val="0"/>
          <w:bCs w:val="0"/>
          <w:color w:val="C0504D"/>
          <w:sz w:val="24"/>
        </w:rPr>
        <w:br w:type="page"/>
      </w:r>
    </w:p>
    <w:p w:rsidR="004243B7" w:rsidRDefault="00300D73" w:rsidP="00300D73">
      <w:pPr>
        <w:pStyle w:val="Heading2"/>
      </w:pPr>
      <w:bookmarkStart w:id="10" w:name="_Toc246921779"/>
      <w:r>
        <w:rPr>
          <w:rStyle w:val="Style14ptBold"/>
          <w:b/>
          <w:bCs/>
          <w:color w:val="C0504D"/>
          <w:sz w:val="24"/>
        </w:rPr>
        <w:lastRenderedPageBreak/>
        <w:t>1.01: UI State Overview</w:t>
      </w:r>
      <w:bookmarkEnd w:id="10"/>
    </w:p>
    <w:p w:rsidR="00D77B30" w:rsidRDefault="00D77B30" w:rsidP="0004572D"/>
    <w:p w:rsidR="00F60DC9" w:rsidRDefault="00F60DC9" w:rsidP="0004572D">
      <w:r>
        <w:t xml:space="preserve">A big part of Central’s Check-In Wizard is its state management feature.  All of the UI’s flow is dictated by this state logic from the Wizard’s code-behind file (CheckInWizard.ascx.cs).  This state awareness trickles down to the client via a JavaScript that looks at what &lt;div&gt; tag is being rendered to the </w:t>
      </w:r>
      <w:r w:rsidR="00FF4174">
        <w:t>DOM</w:t>
      </w:r>
      <w:r>
        <w:t>, and applying client-side logic accordingly.</w:t>
      </w:r>
    </w:p>
    <w:p w:rsidR="00F60DC9" w:rsidRDefault="00F60DC9" w:rsidP="0004572D"/>
    <w:p w:rsidR="00F60DC9" w:rsidRDefault="00FD13C2" w:rsidP="0004572D">
      <w:r>
        <w:t>The Check-In Wizard has nine different states.  In this section, I’ll be giving a brief overview of each state, and what is happening behind the scenes.</w:t>
      </w:r>
    </w:p>
    <w:p w:rsidR="00FD13C2" w:rsidRDefault="00FD13C2" w:rsidP="0004572D"/>
    <w:p w:rsidR="00F2142F" w:rsidRDefault="00FD13C2" w:rsidP="00F2142F">
      <w:pPr>
        <w:pStyle w:val="ListParagraph"/>
        <w:numPr>
          <w:ilvl w:val="0"/>
          <w:numId w:val="36"/>
        </w:numPr>
      </w:pPr>
      <w:r w:rsidRPr="00C8187F">
        <w:rPr>
          <w:b/>
        </w:rPr>
        <w:t>Init State</w:t>
      </w:r>
      <w:r>
        <w:t xml:space="preserve">:  </w:t>
      </w:r>
      <w:r w:rsidR="00F2142F">
        <w:t xml:space="preserve">This is the Wizard’s default state.  The check-in process begins here.  Init State is a little unique in the sense that it has </w:t>
      </w:r>
      <w:r w:rsidR="00180FA8">
        <w:t>three</w:t>
      </w:r>
      <w:r w:rsidR="00F2142F">
        <w:t xml:space="preserve"> “mini-states”.  Depending on whether or not there is an </w:t>
      </w:r>
      <w:r w:rsidR="00F2142F" w:rsidRPr="00735766">
        <w:rPr>
          <w:rFonts w:ascii="Courier New" w:hAnsi="Courier New" w:cs="Courier New"/>
          <w:color w:val="31849B" w:themeColor="accent5" w:themeShade="BF"/>
        </w:rPr>
        <w:t>Occurrence</w:t>
      </w:r>
      <w:r w:rsidR="000F513D">
        <w:t xml:space="preserve"> currently going on, if there is an </w:t>
      </w:r>
      <w:r w:rsidR="000F513D" w:rsidRPr="004270A9">
        <w:rPr>
          <w:rFonts w:ascii="Courier New" w:hAnsi="Courier New" w:cs="Courier New"/>
          <w:color w:val="31849B" w:themeColor="accent5" w:themeShade="BF"/>
        </w:rPr>
        <w:t>Occurrence</w:t>
      </w:r>
      <w:r w:rsidR="000F513D">
        <w:t xml:space="preserve"> in the future that is not active yet, or there is no </w:t>
      </w:r>
      <w:r w:rsidR="000F513D" w:rsidRPr="00735766">
        <w:rPr>
          <w:rFonts w:ascii="Courier New" w:hAnsi="Courier New" w:cs="Courier New"/>
          <w:color w:val="31849B" w:themeColor="accent5" w:themeShade="BF"/>
        </w:rPr>
        <w:t>Occurrence</w:t>
      </w:r>
      <w:r w:rsidR="000F513D">
        <w:t xml:space="preserve"> detected at all, Init State will be </w:t>
      </w:r>
      <w:r w:rsidR="000F513D" w:rsidRPr="004270A9">
        <w:t>rendered</w:t>
      </w:r>
      <w:r w:rsidR="000F513D">
        <w:t xml:space="preserve"> differently:</w:t>
      </w:r>
    </w:p>
    <w:p w:rsidR="00C93F7F" w:rsidRPr="00C93F7F" w:rsidRDefault="00AB779F" w:rsidP="00C93F7F">
      <w:pPr>
        <w:pStyle w:val="ListParagraph"/>
        <w:numPr>
          <w:ilvl w:val="1"/>
          <w:numId w:val="36"/>
        </w:numPr>
      </w:pPr>
      <w:r>
        <w:rPr>
          <w:b/>
        </w:rPr>
        <w:t>No Occurrence Detected</w:t>
      </w:r>
      <w:r w:rsidRPr="00AB779F">
        <w:t>:</w:t>
      </w:r>
    </w:p>
    <w:p w:rsidR="00AB779F" w:rsidRDefault="00C93F7F" w:rsidP="000B1220">
      <w:pPr>
        <w:ind w:left="720" w:firstLine="720"/>
      </w:pPr>
      <w:r>
        <w:rPr>
          <w:noProof/>
        </w:rPr>
        <w:drawing>
          <wp:inline distT="0" distB="0" distL="0" distR="0">
            <wp:extent cx="3061586" cy="2295144"/>
            <wp:effectExtent l="19050" t="0" r="5464" b="0"/>
            <wp:docPr id="1" name="Picture 0" descr="guide_init_no_occur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no_occurrences.jpg"/>
                    <pic:cNvPicPr/>
                  </pic:nvPicPr>
                  <pic:blipFill>
                    <a:blip r:embed="rId13" cstate="print"/>
                    <a:stretch>
                      <a:fillRect/>
                    </a:stretch>
                  </pic:blipFill>
                  <pic:spPr>
                    <a:xfrm>
                      <a:off x="0" y="0"/>
                      <a:ext cx="3061586" cy="2295144"/>
                    </a:xfrm>
                    <a:prstGeom prst="rect">
                      <a:avLst/>
                    </a:prstGeom>
                  </pic:spPr>
                </pic:pic>
              </a:graphicData>
            </a:graphic>
          </wp:inline>
        </w:drawing>
      </w:r>
    </w:p>
    <w:p w:rsidR="00C93F7F" w:rsidRPr="00C93F7F" w:rsidRDefault="00C93F7F" w:rsidP="00C93F7F">
      <w:pPr>
        <w:pStyle w:val="ListParagraph"/>
        <w:ind w:left="1440"/>
      </w:pPr>
    </w:p>
    <w:p w:rsidR="00AB779F" w:rsidRDefault="00AB779F" w:rsidP="00AB779F">
      <w:pPr>
        <w:pStyle w:val="ListParagraph"/>
        <w:numPr>
          <w:ilvl w:val="1"/>
          <w:numId w:val="36"/>
        </w:numPr>
      </w:pPr>
      <w:r>
        <w:rPr>
          <w:b/>
        </w:rPr>
        <w:t>Future Occurrence Detected</w:t>
      </w:r>
      <w:r w:rsidRPr="00AB779F">
        <w:t>:</w:t>
      </w:r>
    </w:p>
    <w:p w:rsidR="000B1220" w:rsidRDefault="000B1220" w:rsidP="000B1220">
      <w:pPr>
        <w:ind w:left="720" w:firstLine="720"/>
      </w:pPr>
      <w:r>
        <w:rPr>
          <w:noProof/>
        </w:rPr>
        <w:drawing>
          <wp:inline distT="0" distB="0" distL="0" distR="0">
            <wp:extent cx="3057525" cy="2293144"/>
            <wp:effectExtent l="19050" t="0" r="9525" b="0"/>
            <wp:docPr id="2"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14" cstate="print"/>
                    <a:stretch>
                      <a:fillRect/>
                    </a:stretch>
                  </pic:blipFill>
                  <pic:spPr>
                    <a:xfrm>
                      <a:off x="0" y="0"/>
                      <a:ext cx="3058918" cy="2294189"/>
                    </a:xfrm>
                    <a:prstGeom prst="rect">
                      <a:avLst/>
                    </a:prstGeom>
                  </pic:spPr>
                </pic:pic>
              </a:graphicData>
            </a:graphic>
          </wp:inline>
        </w:drawing>
      </w:r>
    </w:p>
    <w:p w:rsidR="000B1220" w:rsidRDefault="000B1220" w:rsidP="000B1220">
      <w:pPr>
        <w:pStyle w:val="ListParagraph"/>
      </w:pPr>
    </w:p>
    <w:p w:rsidR="00AB779F" w:rsidRDefault="00AB779F" w:rsidP="00AB779F">
      <w:pPr>
        <w:pStyle w:val="ListParagraph"/>
        <w:numPr>
          <w:ilvl w:val="1"/>
          <w:numId w:val="36"/>
        </w:numPr>
      </w:pPr>
      <w:r>
        <w:rPr>
          <w:b/>
        </w:rPr>
        <w:lastRenderedPageBreak/>
        <w:t xml:space="preserve">Active Occurrence </w:t>
      </w:r>
      <w:r w:rsidR="004002F3">
        <w:rPr>
          <w:b/>
        </w:rPr>
        <w:t>Found</w:t>
      </w:r>
      <w:r w:rsidRPr="00AB779F">
        <w:t>:</w:t>
      </w:r>
    </w:p>
    <w:p w:rsidR="000B1220" w:rsidRDefault="000B1220" w:rsidP="000B1220">
      <w:pPr>
        <w:ind w:left="720" w:firstLine="720"/>
      </w:pPr>
      <w:r>
        <w:rPr>
          <w:noProof/>
        </w:rPr>
        <w:drawing>
          <wp:inline distT="0" distB="0" distL="0" distR="0">
            <wp:extent cx="3061586" cy="2295144"/>
            <wp:effectExtent l="19050" t="0" r="5464" b="0"/>
            <wp:docPr id="3"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15" cstate="print"/>
                    <a:stretch>
                      <a:fillRect/>
                    </a:stretch>
                  </pic:blipFill>
                  <pic:spPr>
                    <a:xfrm>
                      <a:off x="0" y="0"/>
                      <a:ext cx="3061586" cy="2295144"/>
                    </a:xfrm>
                    <a:prstGeom prst="rect">
                      <a:avLst/>
                    </a:prstGeom>
                  </pic:spPr>
                </pic:pic>
              </a:graphicData>
            </a:graphic>
          </wp:inline>
        </w:drawing>
      </w:r>
    </w:p>
    <w:p w:rsidR="001C28FB" w:rsidRDefault="001C28FB" w:rsidP="001C28FB">
      <w:pPr>
        <w:pStyle w:val="ListParagraph"/>
        <w:rPr>
          <w:b/>
        </w:rPr>
      </w:pPr>
    </w:p>
    <w:p w:rsidR="003F6D9D" w:rsidRDefault="003F6D9D" w:rsidP="003F6D9D">
      <w:pPr>
        <w:pStyle w:val="ListParagraph"/>
        <w:rPr>
          <w:b/>
        </w:rPr>
      </w:pPr>
    </w:p>
    <w:p w:rsidR="001C28FB" w:rsidRPr="0062594F" w:rsidRDefault="001C28FB" w:rsidP="001C28FB">
      <w:pPr>
        <w:pStyle w:val="ListParagraph"/>
        <w:numPr>
          <w:ilvl w:val="0"/>
          <w:numId w:val="36"/>
        </w:numPr>
        <w:rPr>
          <w:b/>
        </w:rPr>
      </w:pPr>
      <w:r w:rsidRPr="001C28FB">
        <w:rPr>
          <w:b/>
        </w:rPr>
        <w:t>Family Search State:</w:t>
      </w:r>
      <w:r w:rsidR="004E08FF">
        <w:rPr>
          <w:b/>
        </w:rPr>
        <w:t xml:space="preserve">  </w:t>
      </w:r>
      <w:r w:rsidR="004E08FF" w:rsidRPr="004E08FF">
        <w:t>When</w:t>
      </w:r>
      <w:r w:rsidR="004E08FF">
        <w:t xml:space="preserve"> a user clicks the </w:t>
      </w:r>
      <w:r w:rsidR="004E08FF" w:rsidRPr="00C20644">
        <w:rPr>
          <w:i/>
        </w:rPr>
        <w:t>Search By Phone</w:t>
      </w:r>
      <w:r w:rsidR="004E08FF">
        <w:t xml:space="preserve"> button from the Init State, the Wizard changes the view to display the Family Search State.</w:t>
      </w:r>
      <w:r w:rsidR="00D37BD5">
        <w:t xml:space="preserve">  Family Search is fairly strait forward.  The phone keypad is all handled by JavaScript.  Initially, we had some issues with the speed of the keypad when clicking the same button repeatedly.  To address that issue, we ended up going into the registry of each Kiosk and setting the double click speed to 50 ms.  Once the </w:t>
      </w:r>
      <w:r w:rsidR="007B01ED">
        <w:t>minimum</w:t>
      </w:r>
      <w:r w:rsidR="00D37BD5">
        <w:t xml:space="preserve"> search length has been reached (default</w:t>
      </w:r>
      <w:r w:rsidR="00E25AAB">
        <w:t xml:space="preserve"> is</w:t>
      </w:r>
      <w:r w:rsidR="00D37BD5">
        <w:t xml:space="preserve"> 10 characters, definable via module setting), or the search button is pressed, a </w:t>
      </w:r>
      <w:r w:rsidR="000A7E0A">
        <w:t>DataList</w:t>
      </w:r>
      <w:r w:rsidR="00D37BD5">
        <w:t xml:space="preserve"> will appear below the search box displaying a list of families.</w:t>
      </w:r>
    </w:p>
    <w:p w:rsidR="0062594F" w:rsidRPr="0062594F" w:rsidRDefault="0062594F" w:rsidP="0062594F">
      <w:pPr>
        <w:pStyle w:val="ListParagraph"/>
        <w:rPr>
          <w:b/>
        </w:rPr>
      </w:pPr>
    </w:p>
    <w:p w:rsidR="0062594F" w:rsidRPr="001C28FB" w:rsidRDefault="0062594F" w:rsidP="0062594F">
      <w:pPr>
        <w:pStyle w:val="ListParagraph"/>
        <w:ind w:left="1440"/>
        <w:rPr>
          <w:b/>
        </w:rPr>
      </w:pPr>
      <w:r>
        <w:rPr>
          <w:b/>
          <w:noProof/>
        </w:rPr>
        <w:drawing>
          <wp:inline distT="0" distB="0" distL="0" distR="0">
            <wp:extent cx="3061586" cy="2295144"/>
            <wp:effectExtent l="19050" t="0" r="5464" b="0"/>
            <wp:docPr id="4"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16" cstate="print"/>
                    <a:stretch>
                      <a:fillRect/>
                    </a:stretch>
                  </pic:blipFill>
                  <pic:spPr>
                    <a:xfrm>
                      <a:off x="0" y="0"/>
                      <a:ext cx="3061586" cy="2295144"/>
                    </a:xfrm>
                    <a:prstGeom prst="rect">
                      <a:avLst/>
                    </a:prstGeom>
                  </pic:spPr>
                </pic:pic>
              </a:graphicData>
            </a:graphic>
          </wp:inline>
        </w:drawing>
      </w:r>
    </w:p>
    <w:p w:rsidR="00125BF6" w:rsidRDefault="00125BF6" w:rsidP="00125BF6">
      <w:pPr>
        <w:pStyle w:val="ListParagraph"/>
        <w:rPr>
          <w:b/>
        </w:rPr>
      </w:pPr>
    </w:p>
    <w:p w:rsidR="00646147" w:rsidRDefault="00646147">
      <w:pPr>
        <w:rPr>
          <w:rFonts w:eastAsia="Calibri"/>
          <w:b/>
          <w:szCs w:val="22"/>
        </w:rPr>
      </w:pPr>
      <w:r>
        <w:rPr>
          <w:b/>
        </w:rPr>
        <w:br w:type="page"/>
      </w:r>
    </w:p>
    <w:p w:rsidR="00024AA6" w:rsidRPr="007E3E82" w:rsidRDefault="00125BF6" w:rsidP="00C8187F">
      <w:pPr>
        <w:pStyle w:val="ListParagraph"/>
        <w:numPr>
          <w:ilvl w:val="0"/>
          <w:numId w:val="36"/>
        </w:numPr>
        <w:rPr>
          <w:b/>
        </w:rPr>
      </w:pPr>
      <w:r w:rsidRPr="00125BF6">
        <w:rPr>
          <w:b/>
        </w:rPr>
        <w:lastRenderedPageBreak/>
        <w:t>Select Family Member State:</w:t>
      </w:r>
      <w:r w:rsidR="00E25AAB">
        <w:rPr>
          <w:b/>
        </w:rPr>
        <w:t xml:space="preserve">  </w:t>
      </w:r>
      <w:r w:rsidR="000619BA">
        <w:t xml:space="preserve">When we arrive on this view from either scanning a bar code or picking a family after searching by phone, the </w:t>
      </w:r>
      <w:r w:rsidR="000619BA" w:rsidRPr="00735766">
        <w:rPr>
          <w:rFonts w:ascii="Courier New" w:hAnsi="Courier New" w:cs="Courier New"/>
          <w:color w:val="31849B" w:themeColor="accent5" w:themeShade="BF"/>
        </w:rPr>
        <w:t>Controller</w:t>
      </w:r>
      <w:r w:rsidR="000619BA">
        <w:t xml:space="preserve"> class is searching the database and grabbing all of the people who are eligible to check in </w:t>
      </w:r>
      <w:r w:rsidR="00500853">
        <w:t xml:space="preserve">based on </w:t>
      </w:r>
      <w:r w:rsidR="00500853" w:rsidRPr="00735766">
        <w:rPr>
          <w:rFonts w:ascii="Courier New" w:hAnsi="Courier New" w:cs="Courier New"/>
          <w:color w:val="31849B" w:themeColor="accent5" w:themeShade="BF"/>
        </w:rPr>
        <w:t>OccurrenceType</w:t>
      </w:r>
      <w:r w:rsidR="000619BA">
        <w:t>.</w:t>
      </w:r>
      <w:r w:rsidR="001D0E83">
        <w:t xml:space="preserve">  </w:t>
      </w:r>
      <w:r w:rsidR="00DD7BE3">
        <w:t>R</w:t>
      </w:r>
      <w:r w:rsidR="001D0E83">
        <w:t>elated people</w:t>
      </w:r>
      <w:r w:rsidR="00DD7BE3">
        <w:t xml:space="preserve"> are included</w:t>
      </w:r>
      <w:r w:rsidR="001D0E83">
        <w:t xml:space="preserve"> if any re</w:t>
      </w:r>
      <w:r w:rsidR="00C20644">
        <w:t xml:space="preserve">lationships are defined in the </w:t>
      </w:r>
      <w:r w:rsidR="001D0E83" w:rsidRPr="00C20644">
        <w:rPr>
          <w:i/>
        </w:rPr>
        <w:t>Relationship Type List</w:t>
      </w:r>
      <w:r w:rsidR="001D0E83">
        <w:t xml:space="preserve"> module setting.  As it </w:t>
      </w:r>
      <w:r w:rsidR="00DD7BE3">
        <w:t>binds</w:t>
      </w:r>
      <w:r w:rsidR="001D0E83">
        <w:t xml:space="preserve"> th</w:t>
      </w:r>
      <w:r w:rsidR="00DD7BE3">
        <w:t>e collection</w:t>
      </w:r>
      <w:r w:rsidR="001D0E83">
        <w:t xml:space="preserve"> of people into the DataList, if it finds any people who have already checked in (</w:t>
      </w:r>
      <w:r w:rsidR="00DD7BE3">
        <w:t xml:space="preserve">by searching for an </w:t>
      </w:r>
      <w:r w:rsidR="00DD7BE3" w:rsidRPr="00735766">
        <w:rPr>
          <w:rFonts w:ascii="Courier New" w:hAnsi="Courier New" w:cs="Courier New"/>
          <w:color w:val="31849B" w:themeColor="accent5" w:themeShade="BF"/>
        </w:rPr>
        <w:t>OccurrenceAttendance</w:t>
      </w:r>
      <w:r w:rsidR="00DD7BE3">
        <w:t xml:space="preserve"> record</w:t>
      </w:r>
      <w:r w:rsidR="001D0E83">
        <w:t>), that person’s button will be disabled in the DataList.</w:t>
      </w:r>
    </w:p>
    <w:p w:rsidR="007E3E82" w:rsidRDefault="007E3E82" w:rsidP="007E3E82">
      <w:pPr>
        <w:pStyle w:val="ListParagraph"/>
        <w:rPr>
          <w:b/>
        </w:rPr>
      </w:pPr>
    </w:p>
    <w:p w:rsidR="007E3E82" w:rsidRDefault="007E3E82" w:rsidP="007E3E82">
      <w:pPr>
        <w:pStyle w:val="ListParagraph"/>
      </w:pPr>
      <w:r>
        <w:t xml:space="preserve">After the </w:t>
      </w:r>
      <w:r w:rsidR="007636DE">
        <w:t>DataList</w:t>
      </w:r>
      <w:r>
        <w:t xml:space="preserve"> has been bound, all of the interaction is handled on the client.  We’ve i</w:t>
      </w:r>
      <w:r w:rsidR="00B73E1D">
        <w:t xml:space="preserve">mplemented a solution using </w:t>
      </w:r>
      <w:r>
        <w:t xml:space="preserve">jQuery </w:t>
      </w:r>
      <w:r w:rsidR="00B73E1D">
        <w:t>to handle clicking on each person</w:t>
      </w:r>
      <w:r>
        <w:t xml:space="preserve">.  As you select or de-select people on the list, a hidden field’s value is populated with </w:t>
      </w:r>
      <w:r w:rsidR="001127C3">
        <w:t xml:space="preserve">a comma-delimited list of </w:t>
      </w:r>
      <w:r>
        <w:t xml:space="preserve">PersonID’s.  When the </w:t>
      </w:r>
      <w:r w:rsidRPr="00C20644">
        <w:rPr>
          <w:i/>
        </w:rPr>
        <w:t>Next</w:t>
      </w:r>
      <w:r>
        <w:t xml:space="preserve"> button is clicked, that hidden field’s value is split into an array and stored </w:t>
      </w:r>
      <w:r w:rsidR="00BE3F48">
        <w:t>in</w:t>
      </w:r>
      <w:r>
        <w:t xml:space="preserve"> session.</w:t>
      </w:r>
    </w:p>
    <w:p w:rsidR="00A62649" w:rsidRDefault="00A62649" w:rsidP="007E3E82">
      <w:pPr>
        <w:pStyle w:val="ListParagraph"/>
      </w:pPr>
    </w:p>
    <w:p w:rsidR="00A62649" w:rsidRDefault="00866556" w:rsidP="007E3E82">
      <w:pPr>
        <w:pStyle w:val="ListParagraph"/>
      </w:pPr>
      <w:r>
        <w:tab/>
      </w:r>
      <w:r w:rsidR="00187A72">
        <w:rPr>
          <w:noProof/>
        </w:rPr>
        <w:drawing>
          <wp:inline distT="0" distB="0" distL="0" distR="0">
            <wp:extent cx="3061586" cy="2295144"/>
            <wp:effectExtent l="19050" t="0" r="5464" b="0"/>
            <wp:docPr id="5"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17" cstate="print"/>
                    <a:stretch>
                      <a:fillRect/>
                    </a:stretch>
                  </pic:blipFill>
                  <pic:spPr>
                    <a:xfrm>
                      <a:off x="0" y="0"/>
                      <a:ext cx="3061586" cy="2295144"/>
                    </a:xfrm>
                    <a:prstGeom prst="rect">
                      <a:avLst/>
                    </a:prstGeom>
                  </pic:spPr>
                </pic:pic>
              </a:graphicData>
            </a:graphic>
          </wp:inline>
        </w:drawing>
      </w:r>
    </w:p>
    <w:p w:rsidR="00187A72" w:rsidRDefault="00187A72" w:rsidP="00187A72">
      <w:pPr>
        <w:pStyle w:val="ListParagraph"/>
        <w:rPr>
          <w:b/>
        </w:rPr>
      </w:pPr>
    </w:p>
    <w:p w:rsidR="007506AA" w:rsidRDefault="007506AA" w:rsidP="007506AA">
      <w:pPr>
        <w:pStyle w:val="ListParagraph"/>
        <w:rPr>
          <w:b/>
        </w:rPr>
      </w:pPr>
    </w:p>
    <w:p w:rsidR="00187A72" w:rsidRPr="009A535D" w:rsidRDefault="00187A72" w:rsidP="00187A72">
      <w:pPr>
        <w:pStyle w:val="ListParagraph"/>
        <w:numPr>
          <w:ilvl w:val="0"/>
          <w:numId w:val="36"/>
        </w:numPr>
        <w:rPr>
          <w:b/>
        </w:rPr>
      </w:pPr>
      <w:r w:rsidRPr="00187A72">
        <w:rPr>
          <w:b/>
        </w:rPr>
        <w:t>No Eligible People State:</w:t>
      </w:r>
      <w:r>
        <w:rPr>
          <w:b/>
        </w:rPr>
        <w:t xml:space="preserve">  </w:t>
      </w:r>
      <w:r>
        <w:t xml:space="preserve">This state will only be shown when a family is selected that does not have any </w:t>
      </w:r>
      <w:r w:rsidR="000D72E5">
        <w:t>relatives who are eligible to check in.</w:t>
      </w:r>
    </w:p>
    <w:p w:rsidR="009A535D" w:rsidRPr="00866556" w:rsidRDefault="00500853" w:rsidP="00866556">
      <w:pPr>
        <w:ind w:left="720" w:firstLine="720"/>
        <w:rPr>
          <w:b/>
        </w:rPr>
      </w:pPr>
      <w:r>
        <w:rPr>
          <w:noProof/>
        </w:rPr>
        <w:drawing>
          <wp:inline distT="0" distB="0" distL="0" distR="0">
            <wp:extent cx="3061586" cy="2295144"/>
            <wp:effectExtent l="19050" t="0" r="5464" b="0"/>
            <wp:docPr id="6" name="Picture 5" descr="guide_no_peo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no_people.jpg"/>
                    <pic:cNvPicPr/>
                  </pic:nvPicPr>
                  <pic:blipFill>
                    <a:blip r:embed="rId18" cstate="print"/>
                    <a:stretch>
                      <a:fillRect/>
                    </a:stretch>
                  </pic:blipFill>
                  <pic:spPr>
                    <a:xfrm>
                      <a:off x="0" y="0"/>
                      <a:ext cx="3061586" cy="2295144"/>
                    </a:xfrm>
                    <a:prstGeom prst="rect">
                      <a:avLst/>
                    </a:prstGeom>
                  </pic:spPr>
                </pic:pic>
              </a:graphicData>
            </a:graphic>
          </wp:inline>
        </w:drawing>
      </w:r>
    </w:p>
    <w:p w:rsidR="005A55E5" w:rsidRDefault="005A55E5" w:rsidP="005A55E5">
      <w:pPr>
        <w:rPr>
          <w:b/>
        </w:rPr>
      </w:pPr>
    </w:p>
    <w:p w:rsidR="005A55E5" w:rsidRPr="002748D7" w:rsidRDefault="002367B4" w:rsidP="002367B4">
      <w:pPr>
        <w:pStyle w:val="ListParagraph"/>
        <w:numPr>
          <w:ilvl w:val="0"/>
          <w:numId w:val="36"/>
        </w:numPr>
        <w:rPr>
          <w:b/>
        </w:rPr>
      </w:pPr>
      <w:r>
        <w:rPr>
          <w:b/>
        </w:rPr>
        <w:t>Select Ability Level</w:t>
      </w:r>
      <w:r w:rsidR="00735766">
        <w:rPr>
          <w:b/>
        </w:rPr>
        <w:t xml:space="preserve"> State</w:t>
      </w:r>
      <w:r>
        <w:rPr>
          <w:b/>
        </w:rPr>
        <w:t xml:space="preserve">:  </w:t>
      </w:r>
      <w:r w:rsidRPr="002367B4">
        <w:t>This</w:t>
      </w:r>
      <w:r w:rsidR="00CD6994">
        <w:t xml:space="preserve"> view’s visibility is entirely optional based on configuration via the </w:t>
      </w:r>
      <w:r w:rsidR="00CD6994" w:rsidRPr="00CD6994">
        <w:rPr>
          <w:i/>
        </w:rPr>
        <w:t>Require Attendee</w:t>
      </w:r>
      <w:r w:rsidR="00CD6994">
        <w:t xml:space="preserve"> Abilities module setting.</w:t>
      </w:r>
      <w:r w:rsidR="00712278">
        <w:t xml:space="preserve">  When it is shown, it will recurse through each child stored in </w:t>
      </w:r>
      <w:r w:rsidR="0026564C">
        <w:t>session</w:t>
      </w:r>
      <w:r w:rsidR="00712278">
        <w:t xml:space="preserve"> and show a DataList of ability levels.  A couple important things to keep in mind:</w:t>
      </w:r>
    </w:p>
    <w:p w:rsidR="002748D7" w:rsidRPr="00712278" w:rsidRDefault="002748D7" w:rsidP="002748D7">
      <w:pPr>
        <w:pStyle w:val="ListParagraph"/>
        <w:rPr>
          <w:b/>
        </w:rPr>
      </w:pPr>
    </w:p>
    <w:p w:rsidR="00712278" w:rsidRDefault="00712278" w:rsidP="00712278">
      <w:pPr>
        <w:pStyle w:val="ListParagraph"/>
        <w:numPr>
          <w:ilvl w:val="1"/>
          <w:numId w:val="36"/>
        </w:numPr>
      </w:pPr>
      <w:r w:rsidRPr="00712278">
        <w:t xml:space="preserve">If you have defined the </w:t>
      </w:r>
      <w:r w:rsidRPr="00712278">
        <w:rPr>
          <w:i/>
        </w:rPr>
        <w:t>Max Ability Age</w:t>
      </w:r>
      <w:r>
        <w:t xml:space="preserve"> module setting or left it at its default of 3.5 yrs old, any child who’s attained this age or higher and has not had their ability level set to the maximum will have it set for them.</w:t>
      </w:r>
    </w:p>
    <w:p w:rsidR="00712278" w:rsidRDefault="00712278" w:rsidP="00712278">
      <w:pPr>
        <w:pStyle w:val="ListParagraph"/>
        <w:numPr>
          <w:ilvl w:val="1"/>
          <w:numId w:val="36"/>
        </w:numPr>
      </w:pPr>
      <w:r>
        <w:t>This view will not allow a child to regress in ability level.  Ability levels that have already been attained won’t be shown.  The most recent ability level attained will be displayed at the top of the list.</w:t>
      </w:r>
    </w:p>
    <w:p w:rsidR="00A32BEA" w:rsidRDefault="00A32BEA" w:rsidP="00A32BEA">
      <w:pPr>
        <w:ind w:left="720"/>
      </w:pPr>
    </w:p>
    <w:p w:rsidR="00A32BEA" w:rsidRDefault="00A32BEA" w:rsidP="00A32BEA">
      <w:pPr>
        <w:ind w:left="720"/>
      </w:pPr>
    </w:p>
    <w:p w:rsidR="005A55E5" w:rsidRPr="00107A33" w:rsidRDefault="0026564C" w:rsidP="00107A33">
      <w:pPr>
        <w:ind w:left="720" w:firstLine="720"/>
      </w:pPr>
      <w:r>
        <w:rPr>
          <w:noProof/>
        </w:rPr>
        <w:drawing>
          <wp:inline distT="0" distB="0" distL="0" distR="0">
            <wp:extent cx="3061586" cy="2295144"/>
            <wp:effectExtent l="19050" t="0" r="5464" b="0"/>
            <wp:docPr id="7"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19" cstate="print"/>
                    <a:stretch>
                      <a:fillRect/>
                    </a:stretch>
                  </pic:blipFill>
                  <pic:spPr>
                    <a:xfrm>
                      <a:off x="0" y="0"/>
                      <a:ext cx="3061586" cy="2295144"/>
                    </a:xfrm>
                    <a:prstGeom prst="rect">
                      <a:avLst/>
                    </a:prstGeom>
                  </pic:spPr>
                </pic:pic>
              </a:graphicData>
            </a:graphic>
          </wp:inline>
        </w:drawing>
      </w:r>
    </w:p>
    <w:p w:rsidR="005A55E5" w:rsidRPr="005A55E5" w:rsidRDefault="005A55E5" w:rsidP="005A55E5">
      <w:pPr>
        <w:rPr>
          <w:b/>
        </w:rPr>
      </w:pPr>
    </w:p>
    <w:p w:rsidR="00024AA6" w:rsidRDefault="00024AA6" w:rsidP="0004572D"/>
    <w:p w:rsidR="00024AA6" w:rsidRDefault="00735766" w:rsidP="00735766">
      <w:pPr>
        <w:pStyle w:val="ListParagraph"/>
        <w:numPr>
          <w:ilvl w:val="0"/>
          <w:numId w:val="36"/>
        </w:numPr>
      </w:pPr>
      <w:r w:rsidRPr="007953E0">
        <w:rPr>
          <w:b/>
        </w:rPr>
        <w:t>Select Service Time State:</w:t>
      </w:r>
      <w:r>
        <w:t xml:space="preserve">  The Service Time</w:t>
      </w:r>
      <w:r w:rsidR="007953E0">
        <w:t xml:space="preserve"> view allows the user to select one or more services to attend.  Unlike Select Family Members, Select Service Times is primarily handled on the server, as there are a couple specific rules it needs to follow.  This was much easier to enforce on the server, rather than with JavaScript.</w:t>
      </w:r>
    </w:p>
    <w:p w:rsidR="000D369F" w:rsidRDefault="000D369F">
      <w:pPr>
        <w:rPr>
          <w:rFonts w:eastAsia="Calibri"/>
          <w:b/>
          <w:szCs w:val="22"/>
        </w:rPr>
      </w:pPr>
      <w:r>
        <w:rPr>
          <w:b/>
        </w:rPr>
        <w:br w:type="page"/>
      </w:r>
    </w:p>
    <w:p w:rsidR="007953E0" w:rsidRDefault="007953E0" w:rsidP="000D369F">
      <w:pPr>
        <w:ind w:left="720"/>
      </w:pPr>
      <w:r>
        <w:lastRenderedPageBreak/>
        <w:t>Consecutive service times may be selected, but the earliest service time must be selected first.  As the user selects services in the list, the server determines which buttons on the list to enable/disable based on the user’s actions.</w:t>
      </w:r>
    </w:p>
    <w:p w:rsidR="00D0141C" w:rsidRDefault="00D0141C" w:rsidP="007953E0">
      <w:pPr>
        <w:ind w:left="720"/>
      </w:pPr>
    </w:p>
    <w:p w:rsidR="00D0141C" w:rsidRDefault="00D0141C" w:rsidP="007953E0">
      <w:pPr>
        <w:ind w:left="720"/>
      </w:pPr>
      <w:r>
        <w:tab/>
      </w:r>
      <w:r>
        <w:rPr>
          <w:noProof/>
        </w:rPr>
        <w:drawing>
          <wp:inline distT="0" distB="0" distL="0" distR="0">
            <wp:extent cx="3061586" cy="2295144"/>
            <wp:effectExtent l="19050" t="0" r="5464" b="0"/>
            <wp:docPr id="8"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0" cstate="print"/>
                    <a:stretch>
                      <a:fillRect/>
                    </a:stretch>
                  </pic:blipFill>
                  <pic:spPr>
                    <a:xfrm>
                      <a:off x="0" y="0"/>
                      <a:ext cx="3061586" cy="2295144"/>
                    </a:xfrm>
                    <a:prstGeom prst="rect">
                      <a:avLst/>
                    </a:prstGeom>
                  </pic:spPr>
                </pic:pic>
              </a:graphicData>
            </a:graphic>
          </wp:inline>
        </w:drawing>
      </w:r>
    </w:p>
    <w:p w:rsidR="00A8384F" w:rsidRDefault="00A8384F" w:rsidP="007953E0">
      <w:pPr>
        <w:ind w:left="720"/>
      </w:pPr>
    </w:p>
    <w:p w:rsidR="007D3599" w:rsidRPr="007D3599" w:rsidRDefault="007D3599" w:rsidP="007D3599">
      <w:pPr>
        <w:pStyle w:val="ListParagraph"/>
      </w:pPr>
    </w:p>
    <w:p w:rsidR="00A8384F" w:rsidRDefault="00A8384F" w:rsidP="00A8384F">
      <w:pPr>
        <w:pStyle w:val="ListParagraph"/>
        <w:numPr>
          <w:ilvl w:val="0"/>
          <w:numId w:val="36"/>
        </w:numPr>
      </w:pPr>
      <w:r w:rsidRPr="00A8384F">
        <w:rPr>
          <w:b/>
        </w:rPr>
        <w:t>Confirmation State:</w:t>
      </w:r>
      <w:r>
        <w:t xml:space="preserve">  </w:t>
      </w:r>
      <w:r w:rsidR="00697C7E">
        <w:t xml:space="preserve">The </w:t>
      </w:r>
      <w:r>
        <w:t>C</w:t>
      </w:r>
      <w:r w:rsidR="00697C7E">
        <w:t xml:space="preserve">onfirmation state dynamically builds a table of all attendees checking in and displays a column for each service time they’re checking into.  The first column will display the attendee’s Arena nick name and each subsequent column will display the name of the room (or </w:t>
      </w:r>
      <w:r w:rsidR="00697C7E" w:rsidRPr="00697C7E">
        <w:rPr>
          <w:rFonts w:ascii="Courier New" w:hAnsi="Courier New" w:cs="Courier New"/>
          <w:color w:val="31849B" w:themeColor="accent5" w:themeShade="BF"/>
        </w:rPr>
        <w:t>Location</w:t>
      </w:r>
      <w:r w:rsidR="00697C7E">
        <w:t>) they are going to be sent to.</w:t>
      </w:r>
    </w:p>
    <w:p w:rsidR="00264351" w:rsidRDefault="00264351" w:rsidP="00264351">
      <w:pPr>
        <w:ind w:left="1440"/>
      </w:pPr>
      <w:r>
        <w:rPr>
          <w:noProof/>
        </w:rPr>
        <w:drawing>
          <wp:inline distT="0" distB="0" distL="0" distR="0">
            <wp:extent cx="3061586" cy="2295144"/>
            <wp:effectExtent l="19050" t="0" r="5464" b="0"/>
            <wp:docPr id="9"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21" cstate="print"/>
                    <a:stretch>
                      <a:fillRect/>
                    </a:stretch>
                  </pic:blipFill>
                  <pic:spPr>
                    <a:xfrm>
                      <a:off x="0" y="0"/>
                      <a:ext cx="3061586" cy="2295144"/>
                    </a:xfrm>
                    <a:prstGeom prst="rect">
                      <a:avLst/>
                    </a:prstGeom>
                  </pic:spPr>
                </pic:pic>
              </a:graphicData>
            </a:graphic>
          </wp:inline>
        </w:drawing>
      </w:r>
    </w:p>
    <w:p w:rsidR="007953E0" w:rsidRDefault="007953E0" w:rsidP="007953E0"/>
    <w:p w:rsidR="007953E0" w:rsidRDefault="007953E0" w:rsidP="007953E0"/>
    <w:p w:rsidR="007953E0" w:rsidRDefault="007953E0" w:rsidP="007953E0"/>
    <w:p w:rsidR="007953E0" w:rsidRDefault="007953E0" w:rsidP="007953E0"/>
    <w:p w:rsidR="007953E0" w:rsidRDefault="007953E0" w:rsidP="007953E0"/>
    <w:p w:rsidR="00F60DC9" w:rsidRDefault="00F60DC9" w:rsidP="0004572D"/>
    <w:p w:rsidR="008E5068" w:rsidRDefault="008E5068" w:rsidP="0004572D"/>
    <w:p w:rsidR="008E5068" w:rsidRDefault="008E5068" w:rsidP="0004572D"/>
    <w:p w:rsidR="008E5068" w:rsidRDefault="008E5068" w:rsidP="0004572D"/>
    <w:p w:rsidR="008E5068" w:rsidRDefault="008E5068" w:rsidP="0004572D"/>
    <w:p w:rsidR="008E5068" w:rsidRDefault="008E5068" w:rsidP="0004572D"/>
    <w:p w:rsidR="008E5068" w:rsidRDefault="008E5068" w:rsidP="008E5068">
      <w:pPr>
        <w:pStyle w:val="ListParagraph"/>
        <w:numPr>
          <w:ilvl w:val="0"/>
          <w:numId w:val="36"/>
        </w:numPr>
      </w:pPr>
      <w:r w:rsidRPr="008E5068">
        <w:rPr>
          <w:b/>
        </w:rPr>
        <w:lastRenderedPageBreak/>
        <w:t>Results State:</w:t>
      </w:r>
      <w:r w:rsidR="00C724B0">
        <w:t xml:space="preserve">  The final state in the Wizard’s flow is the Results view.  On the surface, this view appears to only be building another dynamic HTML table.  In the background, however, it is issuing a request to the </w:t>
      </w:r>
      <w:r w:rsidR="00C724B0" w:rsidRPr="00C724B0">
        <w:rPr>
          <w:rFonts w:ascii="Courier New" w:hAnsi="Courier New" w:cs="Courier New"/>
          <w:color w:val="31849B" w:themeColor="accent5" w:themeShade="BF"/>
        </w:rPr>
        <w:t>Controller</w:t>
      </w:r>
      <w:r w:rsidR="00C724B0">
        <w:t xml:space="preserve"> to check each attendee in and print a label for them.</w:t>
      </w:r>
    </w:p>
    <w:p w:rsidR="007F6369" w:rsidRDefault="00C724B0" w:rsidP="00C724B0">
      <w:pPr>
        <w:ind w:left="720"/>
      </w:pPr>
      <w:r>
        <w:t xml:space="preserve">Each table row that is generated is output from the </w:t>
      </w:r>
      <w:r w:rsidRPr="00C724B0">
        <w:rPr>
          <w:rFonts w:ascii="Courier New" w:hAnsi="Courier New" w:cs="Courier New"/>
          <w:color w:val="31849B" w:themeColor="accent5" w:themeShade="BF"/>
        </w:rPr>
        <w:t>Controller</w:t>
      </w:r>
      <w:r>
        <w:t>, and will change dependent on whether the child was successfully checked in and whether their badge printed successfully.</w:t>
      </w:r>
      <w:r w:rsidR="00A04227">
        <w:t xml:space="preserve">  The table row will look similar to the Confirm View’s table.  It will display the attendee’s Arena nick name, the first </w:t>
      </w:r>
      <w:r w:rsidR="00A04227" w:rsidRPr="00A04227">
        <w:rPr>
          <w:rFonts w:ascii="Courier New" w:hAnsi="Courier New" w:cs="Courier New"/>
          <w:color w:val="31849B" w:themeColor="accent5" w:themeShade="BF"/>
        </w:rPr>
        <w:t>Location</w:t>
      </w:r>
      <w:r w:rsidR="00A04227">
        <w:t xml:space="preserve"> name they are being sent to, and a status message indicating success, check-in failure or print failure.</w:t>
      </w:r>
      <w:r w:rsidR="007F6369">
        <w:t xml:space="preserve">  </w:t>
      </w:r>
    </w:p>
    <w:p w:rsidR="007F6369" w:rsidRDefault="007F6369" w:rsidP="00C724B0">
      <w:pPr>
        <w:ind w:left="720"/>
      </w:pPr>
    </w:p>
    <w:p w:rsidR="00C724B0" w:rsidRDefault="007F6369" w:rsidP="00C724B0">
      <w:pPr>
        <w:ind w:left="720"/>
      </w:pPr>
      <w:r>
        <w:t xml:space="preserve">Check-in failure should only ever happen if a SQL exception is generated while attempting to insert a new </w:t>
      </w:r>
      <w:r w:rsidRPr="007F6369">
        <w:rPr>
          <w:rFonts w:ascii="Courier New" w:hAnsi="Courier New" w:cs="Courier New"/>
          <w:color w:val="31849B" w:themeColor="accent5" w:themeShade="BF"/>
        </w:rPr>
        <w:t>OccurrenceAttendance</w:t>
      </w:r>
      <w:r>
        <w:t xml:space="preserve"> record into the database.</w:t>
      </w:r>
    </w:p>
    <w:p w:rsidR="007F6369" w:rsidRDefault="007F6369" w:rsidP="00C724B0">
      <w:pPr>
        <w:ind w:left="720"/>
      </w:pPr>
    </w:p>
    <w:p w:rsidR="00D42BC0" w:rsidRDefault="007F6369" w:rsidP="00C724B0">
      <w:pPr>
        <w:ind w:left="720"/>
      </w:pPr>
      <w:r>
        <w:t xml:space="preserve">Print failures can happen for a couple reasons.  The most common would be that </w:t>
      </w:r>
      <w:r w:rsidR="00FC6D43">
        <w:t>the printer that the nametag is being sent to</w:t>
      </w:r>
      <w:r>
        <w:t xml:space="preserve"> ha</w:t>
      </w:r>
      <w:r w:rsidR="00FC6D43">
        <w:t>s</w:t>
      </w:r>
      <w:r>
        <w:t xml:space="preserve"> not been defined properly in Ar</w:t>
      </w:r>
      <w:r w:rsidR="00FC6D43">
        <w:t xml:space="preserve">ena; possibly an incorrect network path, IP address or is absent from Arena all together.  </w:t>
      </w:r>
      <w:r>
        <w:t>Another, more obscure reason, might be that the print service on the server has crashed and resetting the application pool in IIS may be needed.</w:t>
      </w:r>
      <w:r w:rsidR="00D42BC0">
        <w:t xml:space="preserve">  </w:t>
      </w:r>
    </w:p>
    <w:p w:rsidR="00D42BC0" w:rsidRDefault="00D42BC0" w:rsidP="00C724B0">
      <w:pPr>
        <w:ind w:left="720"/>
      </w:pPr>
    </w:p>
    <w:p w:rsidR="007F6369" w:rsidRDefault="00D42BC0" w:rsidP="00C724B0">
      <w:pPr>
        <w:ind w:left="720"/>
      </w:pPr>
      <w:r>
        <w:t>The second issue</w:t>
      </w:r>
      <w:r w:rsidR="000D53C9">
        <w:t xml:space="preserve"> should be very rare.  I include </w:t>
      </w:r>
      <w:r>
        <w:t>it here because we ran into this</w:t>
      </w:r>
      <w:r w:rsidR="002179A6">
        <w:t xml:space="preserve"> problem</w:t>
      </w:r>
      <w:r>
        <w:t xml:space="preserve"> while trying to send large amount of print traffic to the server running in a Hyper-V virtualized</w:t>
      </w:r>
      <w:r w:rsidR="00D87D8B">
        <w:t xml:space="preserve"> Windows Server 2003</w:t>
      </w:r>
      <w:r>
        <w:t xml:space="preserve"> </w:t>
      </w:r>
      <w:r w:rsidR="00160692">
        <w:t xml:space="preserve">R1 </w:t>
      </w:r>
      <w:r>
        <w:t>environment</w:t>
      </w:r>
      <w:r w:rsidR="00160692">
        <w:t xml:space="preserve"> (upgrading to R2 corrected the problem)</w:t>
      </w:r>
      <w:r w:rsidR="004617E8">
        <w:t>.</w:t>
      </w:r>
      <w:r>
        <w:t xml:space="preserve"> </w:t>
      </w:r>
      <w:r w:rsidR="00AD49C1">
        <w:t>T</w:t>
      </w:r>
      <w:r>
        <w:t>here is very little documentation on the web regarding this issue.</w:t>
      </w:r>
    </w:p>
    <w:p w:rsidR="00300827" w:rsidRDefault="00300827" w:rsidP="00C724B0">
      <w:pPr>
        <w:ind w:left="720"/>
      </w:pPr>
    </w:p>
    <w:p w:rsidR="007D2DE0" w:rsidRDefault="00300827" w:rsidP="00B80DA3">
      <w:pPr>
        <w:ind w:left="720"/>
      </w:pPr>
      <w:r>
        <w:tab/>
      </w:r>
      <w:r w:rsidR="00F0342C">
        <w:rPr>
          <w:noProof/>
        </w:rPr>
        <w:drawing>
          <wp:inline distT="0" distB="0" distL="0" distR="0">
            <wp:extent cx="3061586" cy="2295144"/>
            <wp:effectExtent l="19050" t="0" r="5464" b="0"/>
            <wp:docPr id="10"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22" cstate="print"/>
                    <a:stretch>
                      <a:fillRect/>
                    </a:stretch>
                  </pic:blipFill>
                  <pic:spPr>
                    <a:xfrm>
                      <a:off x="0" y="0"/>
                      <a:ext cx="3061586" cy="2295144"/>
                    </a:xfrm>
                    <a:prstGeom prst="rect">
                      <a:avLst/>
                    </a:prstGeom>
                  </pic:spPr>
                </pic:pic>
              </a:graphicData>
            </a:graphic>
          </wp:inline>
        </w:drawing>
      </w:r>
    </w:p>
    <w:p w:rsidR="007D2DE0" w:rsidRDefault="007D2DE0" w:rsidP="00C724B0"/>
    <w:p w:rsidR="00B80DA3" w:rsidRDefault="00B80DA3">
      <w:pPr>
        <w:rPr>
          <w:rFonts w:eastAsia="Calibri"/>
          <w:b/>
          <w:szCs w:val="22"/>
        </w:rPr>
      </w:pPr>
      <w:r>
        <w:rPr>
          <w:b/>
        </w:rPr>
        <w:br w:type="page"/>
      </w:r>
    </w:p>
    <w:p w:rsidR="007D2DE0" w:rsidRDefault="007D2DE0" w:rsidP="007D2DE0">
      <w:pPr>
        <w:pStyle w:val="ListParagraph"/>
        <w:numPr>
          <w:ilvl w:val="0"/>
          <w:numId w:val="36"/>
        </w:numPr>
      </w:pPr>
      <w:r w:rsidRPr="007D2DE0">
        <w:rPr>
          <w:b/>
        </w:rPr>
        <w:lastRenderedPageBreak/>
        <w:t>Invalid Kiosk State:</w:t>
      </w:r>
      <w:r>
        <w:t xml:space="preserve">  </w:t>
      </w:r>
      <w:r w:rsidR="00A81D4B">
        <w:t>If a system has not been registered as a Kiosk in Arena, you will see this state.  It should be very rare, and will only occur if there is an issue with your Kiosk setup in the Arena database.</w:t>
      </w:r>
    </w:p>
    <w:p w:rsidR="001F0904" w:rsidRDefault="001F0904" w:rsidP="001F0904">
      <w:pPr>
        <w:ind w:left="720"/>
      </w:pPr>
      <w:r>
        <w:t xml:space="preserve">Clicking the </w:t>
      </w:r>
      <w:r w:rsidRPr="001F0904">
        <w:rPr>
          <w:i/>
        </w:rPr>
        <w:t>Retry</w:t>
      </w:r>
      <w:r>
        <w:t xml:space="preserve"> button attempts to cycle the Wizard module back to the Init State.</w:t>
      </w:r>
    </w:p>
    <w:p w:rsidR="001F0904" w:rsidRDefault="001F0904" w:rsidP="001F0904">
      <w:pPr>
        <w:ind w:left="720"/>
      </w:pPr>
    </w:p>
    <w:p w:rsidR="00646147" w:rsidRDefault="00914C15" w:rsidP="00646147">
      <w:pPr>
        <w:ind w:left="1440"/>
      </w:pPr>
      <w:r>
        <w:rPr>
          <w:noProof/>
        </w:rPr>
        <w:drawing>
          <wp:inline distT="0" distB="0" distL="0" distR="0">
            <wp:extent cx="3061586" cy="2295144"/>
            <wp:effectExtent l="19050" t="0" r="5464" b="0"/>
            <wp:docPr id="11" name="Picture 10" descr="guide_invalid_kio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valid_kiosk.jpg"/>
                    <pic:cNvPicPr/>
                  </pic:nvPicPr>
                  <pic:blipFill>
                    <a:blip r:embed="rId23" cstate="print"/>
                    <a:stretch>
                      <a:fillRect/>
                    </a:stretch>
                  </pic:blipFill>
                  <pic:spPr>
                    <a:xfrm>
                      <a:off x="0" y="0"/>
                      <a:ext cx="3061586" cy="2295144"/>
                    </a:xfrm>
                    <a:prstGeom prst="rect">
                      <a:avLst/>
                    </a:prstGeom>
                  </pic:spPr>
                </pic:pic>
              </a:graphicData>
            </a:graphic>
          </wp:inline>
        </w:drawing>
      </w:r>
    </w:p>
    <w:p w:rsidR="008B1B80" w:rsidRDefault="008B1B80" w:rsidP="00646147">
      <w:pPr>
        <w:ind w:left="1440"/>
      </w:pPr>
    </w:p>
    <w:p w:rsidR="00646147" w:rsidRDefault="00646147" w:rsidP="00646147"/>
    <w:p w:rsidR="00646147" w:rsidRDefault="00646147" w:rsidP="00646147">
      <w:pPr>
        <w:pStyle w:val="Heading2"/>
      </w:pPr>
      <w:bookmarkStart w:id="11" w:name="_Toc246921780"/>
      <w:r>
        <w:rPr>
          <w:rStyle w:val="Style14ptBold"/>
          <w:b/>
          <w:bCs/>
          <w:color w:val="C0504D"/>
          <w:sz w:val="24"/>
        </w:rPr>
        <w:t>1.02: Occurrence Type Attributes</w:t>
      </w:r>
      <w:bookmarkEnd w:id="11"/>
    </w:p>
    <w:p w:rsidR="00646147" w:rsidRDefault="00646147" w:rsidP="00646147"/>
    <w:p w:rsidR="00C724B0" w:rsidRDefault="009215F5" w:rsidP="00C724B0">
      <w:r>
        <w:t xml:space="preserve">Central Christian Church’s Check-In Wizard allows the ministry consuming the application to define criteria linked to </w:t>
      </w:r>
      <w:r w:rsidRPr="009215F5">
        <w:rPr>
          <w:rFonts w:ascii="Courier New" w:hAnsi="Courier New" w:cs="Courier New"/>
          <w:color w:val="31849B" w:themeColor="accent5" w:themeShade="BF"/>
        </w:rPr>
        <w:t>OccurrenceType</w:t>
      </w:r>
      <w:r w:rsidRPr="00D77C11">
        <w:rPr>
          <w:rFonts w:cs="Courier New"/>
        </w:rPr>
        <w:t>s</w:t>
      </w:r>
      <w:r>
        <w:t xml:space="preserve">.  They are represented in the Wizard’s business logic through the </w:t>
      </w:r>
      <w:r w:rsidRPr="00D77C11">
        <w:rPr>
          <w:rFonts w:ascii="Courier New" w:hAnsi="Courier New" w:cs="Courier New"/>
          <w:color w:val="31849B" w:themeColor="accent5" w:themeShade="BF"/>
        </w:rPr>
        <w:t>OccurrenceTypeAttribute</w:t>
      </w:r>
      <w:r>
        <w:t xml:space="preserve"> </w:t>
      </w:r>
      <w:r w:rsidR="007342FF">
        <w:t xml:space="preserve">entity </w:t>
      </w:r>
      <w:r>
        <w:t>class.</w:t>
      </w:r>
      <w:r w:rsidR="009E42FC">
        <w:t xml:space="preserve">  </w:t>
      </w:r>
      <w:r w:rsidR="009E42FC" w:rsidRPr="009E42FC">
        <w:rPr>
          <w:rFonts w:ascii="Courier New" w:hAnsi="Courier New" w:cs="Courier New"/>
          <w:color w:val="31849B" w:themeColor="accent5" w:themeShade="BF"/>
        </w:rPr>
        <w:t>OccurrenceTypeAttribute</w:t>
      </w:r>
      <w:r w:rsidR="009E42FC">
        <w:t xml:space="preserve"> relates to </w:t>
      </w:r>
      <w:r w:rsidR="009E42FC" w:rsidRPr="009E42FC">
        <w:rPr>
          <w:rFonts w:ascii="Courier New" w:hAnsi="Courier New" w:cs="Courier New"/>
          <w:color w:val="31849B" w:themeColor="accent5" w:themeShade="BF"/>
        </w:rPr>
        <w:t>OccurrenceType</w:t>
      </w:r>
      <w:r w:rsidR="009E42FC">
        <w:t xml:space="preserve"> by holding a reference of the</w:t>
      </w:r>
      <w:r w:rsidR="00892810">
        <w:t xml:space="preserve"> corresponding</w:t>
      </w:r>
      <w:r w:rsidR="009E42FC">
        <w:t xml:space="preserve"> </w:t>
      </w:r>
      <w:r w:rsidR="009E42FC" w:rsidRPr="009E42FC">
        <w:rPr>
          <w:rFonts w:ascii="Courier New" w:hAnsi="Courier New" w:cs="Courier New"/>
        </w:rPr>
        <w:t>OccurrenceTypeID</w:t>
      </w:r>
      <w:r w:rsidR="009E42FC">
        <w:t>.</w:t>
      </w:r>
      <w:r w:rsidR="0087452F">
        <w:t xml:space="preserve">  An </w:t>
      </w:r>
      <w:r w:rsidR="0087452F" w:rsidRPr="0087452F">
        <w:rPr>
          <w:rFonts w:ascii="Courier New" w:hAnsi="Courier New" w:cs="Courier New"/>
          <w:color w:val="31849B" w:themeColor="accent5" w:themeShade="BF"/>
        </w:rPr>
        <w:t>OccurrenceType</w:t>
      </w:r>
      <w:r w:rsidR="0087452F">
        <w:t xml:space="preserve"> can have multiple Ability Levels tied to it through the implementation of Arena’s </w:t>
      </w:r>
      <w:r w:rsidR="0087452F" w:rsidRPr="0087452F">
        <w:rPr>
          <w:rFonts w:ascii="Courier New" w:hAnsi="Courier New" w:cs="Courier New"/>
          <w:color w:val="31849B" w:themeColor="accent5" w:themeShade="BF"/>
        </w:rPr>
        <w:t>Skeleton</w:t>
      </w:r>
      <w:r w:rsidR="0087452F">
        <w:t>/</w:t>
      </w:r>
      <w:r w:rsidR="0087452F" w:rsidRPr="0087452F">
        <w:rPr>
          <w:rFonts w:ascii="Courier New" w:hAnsi="Courier New" w:cs="Courier New"/>
          <w:color w:val="31849B" w:themeColor="accent5" w:themeShade="BF"/>
        </w:rPr>
        <w:t>Bone</w:t>
      </w:r>
      <w:r w:rsidR="00982000">
        <w:t xml:space="preserve"> data structure.</w:t>
      </w:r>
    </w:p>
    <w:p w:rsidR="002F50C8" w:rsidRDefault="002F50C8" w:rsidP="00C724B0"/>
    <w:p w:rsidR="002F50C8" w:rsidRDefault="002F50C8" w:rsidP="00C724B0">
      <w:r w:rsidRPr="002F50C8">
        <w:rPr>
          <w:rFonts w:ascii="Courier New" w:hAnsi="Courier New" w:cs="Courier New"/>
          <w:color w:val="31849B" w:themeColor="accent5" w:themeShade="BF"/>
        </w:rPr>
        <w:t>OccurrenceTypeAttribute</w:t>
      </w:r>
      <w:r>
        <w:t xml:space="preserve"> in its current form has a few publicly exposed properties:</w:t>
      </w:r>
    </w:p>
    <w:p w:rsidR="0046039D" w:rsidRDefault="0046039D" w:rsidP="00C724B0"/>
    <w:p w:rsidR="002F50C8" w:rsidRPr="006A6824" w:rsidRDefault="002F50C8" w:rsidP="006A6824">
      <w:pPr>
        <w:pStyle w:val="ListParagraph"/>
        <w:numPr>
          <w:ilvl w:val="0"/>
          <w:numId w:val="37"/>
        </w:numPr>
        <w:rPr>
          <w:rFonts w:ascii="Courier New" w:hAnsi="Courier New" w:cs="Courier New"/>
        </w:rPr>
      </w:pPr>
      <w:r w:rsidRPr="006A6824">
        <w:rPr>
          <w:rFonts w:ascii="Courier New" w:hAnsi="Courier New" w:cs="Courier New"/>
        </w:rPr>
        <w:t>IsSpecialNeeds</w:t>
      </w:r>
      <w:r w:rsidR="006A6824">
        <w:t xml:space="preserve"> – A Boolean value that indicates whether or not the </w:t>
      </w:r>
      <w:r w:rsidR="006A6824" w:rsidRPr="006A6824">
        <w:rPr>
          <w:rFonts w:ascii="Courier New" w:hAnsi="Courier New" w:cs="Courier New"/>
          <w:color w:val="31849B" w:themeColor="accent5" w:themeShade="BF"/>
        </w:rPr>
        <w:t>OccurrenceType</w:t>
      </w:r>
      <w:r w:rsidR="006A6824">
        <w:t xml:space="preserve"> supports Special Needs attendees.</w:t>
      </w:r>
    </w:p>
    <w:p w:rsidR="002F50C8" w:rsidRPr="00766AC0" w:rsidRDefault="002F50C8" w:rsidP="006A6824">
      <w:pPr>
        <w:pStyle w:val="ListParagraph"/>
        <w:numPr>
          <w:ilvl w:val="0"/>
          <w:numId w:val="37"/>
        </w:numPr>
        <w:rPr>
          <w:rFonts w:ascii="Courier New" w:hAnsi="Courier New" w:cs="Courier New"/>
        </w:rPr>
      </w:pPr>
      <w:r>
        <w:rPr>
          <w:rFonts w:ascii="Courier New" w:hAnsi="Courier New" w:cs="Courier New"/>
          <w:noProof/>
          <w:szCs w:val="20"/>
        </w:rPr>
        <w:t>LastNameStartingLetter</w:t>
      </w:r>
      <w:r w:rsidR="006A6824">
        <w:t xml:space="preserve"> –</w:t>
      </w:r>
      <w:r w:rsidR="00EE5AEE">
        <w:t xml:space="preserve"> The starting alphabetical character that will be supported by the corresponding </w:t>
      </w:r>
      <w:r w:rsidR="00EE5AEE" w:rsidRPr="00EE5AEE">
        <w:rPr>
          <w:rFonts w:ascii="Courier New" w:hAnsi="Courier New" w:cs="Courier New"/>
          <w:color w:val="31849B" w:themeColor="accent5" w:themeShade="BF"/>
        </w:rPr>
        <w:t>OccurrenceType</w:t>
      </w:r>
      <w:r w:rsidR="006A6824">
        <w:t>.</w:t>
      </w:r>
    </w:p>
    <w:p w:rsidR="00766AC0" w:rsidRPr="009F0DE5" w:rsidRDefault="00766AC0" w:rsidP="007B5CBB">
      <w:pPr>
        <w:pStyle w:val="ListParagraph"/>
        <w:numPr>
          <w:ilvl w:val="0"/>
          <w:numId w:val="37"/>
        </w:numPr>
        <w:rPr>
          <w:rFonts w:ascii="Courier New" w:hAnsi="Courier New" w:cs="Courier New"/>
        </w:rPr>
      </w:pPr>
      <w:r>
        <w:rPr>
          <w:rFonts w:ascii="Courier New" w:hAnsi="Courier New" w:cs="Courier New"/>
          <w:noProof/>
          <w:szCs w:val="20"/>
        </w:rPr>
        <w:t>LastNameEndingLetter</w:t>
      </w:r>
      <w:r>
        <w:t xml:space="preserve"> – The </w:t>
      </w:r>
      <w:r w:rsidR="0064274D">
        <w:t>ending</w:t>
      </w:r>
      <w:r>
        <w:t xml:space="preserve"> alphabetical character that will be supported by the corresponding </w:t>
      </w:r>
      <w:r w:rsidRPr="00EE5AEE">
        <w:rPr>
          <w:rFonts w:ascii="Courier New" w:hAnsi="Courier New" w:cs="Courier New"/>
          <w:color w:val="31849B" w:themeColor="accent5" w:themeShade="BF"/>
        </w:rPr>
        <w:t>OccurrenceType</w:t>
      </w:r>
      <w:r>
        <w:t>.</w:t>
      </w:r>
    </w:p>
    <w:p w:rsidR="009F0DE5" w:rsidRPr="007B5CBB" w:rsidRDefault="009F0DE5" w:rsidP="007B5CBB">
      <w:pPr>
        <w:pStyle w:val="ListParagraph"/>
        <w:numPr>
          <w:ilvl w:val="0"/>
          <w:numId w:val="37"/>
        </w:numPr>
        <w:rPr>
          <w:rFonts w:ascii="Courier New" w:hAnsi="Courier New" w:cs="Courier New"/>
        </w:rPr>
      </w:pPr>
      <w:r>
        <w:rPr>
          <w:rFonts w:ascii="Courier New" w:hAnsi="Courier New" w:cs="Courier New"/>
        </w:rPr>
        <w:t xml:space="preserve">AbilityLevelLookupTypeIDs </w:t>
      </w:r>
      <w:r>
        <w:t xml:space="preserve">– This property allows us to tie multiple Ability Levels to the </w:t>
      </w:r>
      <w:r w:rsidRPr="009F0DE5">
        <w:rPr>
          <w:rFonts w:ascii="Courier New" w:hAnsi="Courier New" w:cs="Courier New"/>
          <w:color w:val="31849B" w:themeColor="accent5" w:themeShade="BF"/>
        </w:rPr>
        <w:t>OccurrenceType</w:t>
      </w:r>
      <w:r>
        <w:t xml:space="preserve">.  It represents a </w:t>
      </w:r>
      <w:r w:rsidRPr="009F0DE5">
        <w:rPr>
          <w:rFonts w:ascii="Courier New" w:hAnsi="Courier New" w:cs="Courier New"/>
          <w:color w:val="31849B" w:themeColor="accent5" w:themeShade="BF"/>
        </w:rPr>
        <w:t>List</w:t>
      </w:r>
      <w:r w:rsidRPr="009F0DE5">
        <w:rPr>
          <w:rFonts w:ascii="Courier New" w:hAnsi="Courier New" w:cs="Courier New"/>
        </w:rPr>
        <w:t>&lt;</w:t>
      </w:r>
      <w:r w:rsidRPr="009F0DE5">
        <w:rPr>
          <w:rFonts w:ascii="Courier New" w:hAnsi="Courier New" w:cs="Courier New"/>
          <w:color w:val="0070C0"/>
        </w:rPr>
        <w:t>int</w:t>
      </w:r>
      <w:r w:rsidRPr="009F0DE5">
        <w:rPr>
          <w:rFonts w:ascii="Courier New" w:hAnsi="Courier New" w:cs="Courier New"/>
        </w:rPr>
        <w:t>&gt;</w:t>
      </w:r>
      <w:r>
        <w:t xml:space="preserve"> of </w:t>
      </w:r>
      <w:r w:rsidRPr="009F0DE5">
        <w:rPr>
          <w:rFonts w:ascii="Courier New" w:hAnsi="Courier New" w:cs="Courier New"/>
          <w:color w:val="31849B" w:themeColor="accent5" w:themeShade="BF"/>
        </w:rPr>
        <w:t>LookupType</w:t>
      </w:r>
      <w:r>
        <w:t xml:space="preserve"> ID’s.</w:t>
      </w:r>
    </w:p>
    <w:p w:rsidR="005C71E2" w:rsidRDefault="005C71E2">
      <w:r>
        <w:br w:type="page"/>
      </w:r>
    </w:p>
    <w:p w:rsidR="009215F5" w:rsidRDefault="0046039D" w:rsidP="00C724B0">
      <w:pPr>
        <w:rPr>
          <w:rFonts w:cs="Courier New"/>
        </w:rPr>
      </w:pPr>
      <w:r>
        <w:lastRenderedPageBreak/>
        <w:t xml:space="preserve">An </w:t>
      </w:r>
      <w:r w:rsidRPr="0046039D">
        <w:rPr>
          <w:rFonts w:ascii="Courier New" w:hAnsi="Courier New" w:cs="Courier New"/>
          <w:color w:val="31849B" w:themeColor="accent5" w:themeShade="BF"/>
        </w:rPr>
        <w:t>OccurrenceTypeAttribute</w:t>
      </w:r>
      <w:r>
        <w:t xml:space="preserve"> is not required for every </w:t>
      </w:r>
      <w:r w:rsidRPr="0046039D">
        <w:rPr>
          <w:rFonts w:ascii="Courier New" w:hAnsi="Courier New" w:cs="Courier New"/>
          <w:color w:val="31849B" w:themeColor="accent5" w:themeShade="BF"/>
        </w:rPr>
        <w:t>OccurrenceType</w:t>
      </w:r>
      <w:r>
        <w:t xml:space="preserve"> defined in your Arena install.</w:t>
      </w:r>
      <w:r w:rsidR="00594B3C">
        <w:t xml:space="preserve">  If you delete an </w:t>
      </w:r>
      <w:r w:rsidR="00594B3C" w:rsidRPr="00594B3C">
        <w:rPr>
          <w:rFonts w:ascii="Courier New" w:hAnsi="Courier New" w:cs="Courier New"/>
          <w:color w:val="31849B" w:themeColor="accent5" w:themeShade="BF"/>
        </w:rPr>
        <w:t>OccurrenceTypeAttribute</w:t>
      </w:r>
      <w:r w:rsidR="00594B3C">
        <w:t xml:space="preserve">’s matching </w:t>
      </w:r>
      <w:r w:rsidR="00594B3C" w:rsidRPr="00594B3C">
        <w:rPr>
          <w:rFonts w:ascii="Courier New" w:hAnsi="Courier New" w:cs="Courier New"/>
          <w:color w:val="31849B" w:themeColor="accent5" w:themeShade="BF"/>
        </w:rPr>
        <w:t>OccurrenceType</w:t>
      </w:r>
      <w:r w:rsidR="00594B3C" w:rsidRPr="00594B3C">
        <w:rPr>
          <w:rFonts w:cs="Courier New"/>
        </w:rPr>
        <w:t xml:space="preserve">, </w:t>
      </w:r>
      <w:r w:rsidR="00594B3C">
        <w:rPr>
          <w:rFonts w:cs="Courier New"/>
        </w:rPr>
        <w:t xml:space="preserve">the database will do a cascading delete on the </w:t>
      </w:r>
      <w:r w:rsidR="00594B3C" w:rsidRPr="00594B3C">
        <w:rPr>
          <w:rFonts w:ascii="Courier New" w:hAnsi="Courier New" w:cs="Courier New"/>
          <w:color w:val="31849B" w:themeColor="accent5" w:themeShade="BF"/>
        </w:rPr>
        <w:t>OccurrenceTypeAttribute</w:t>
      </w:r>
      <w:r w:rsidR="00594B3C">
        <w:rPr>
          <w:rFonts w:cs="Courier New"/>
        </w:rPr>
        <w:t>.</w:t>
      </w:r>
    </w:p>
    <w:p w:rsidR="005B7E48" w:rsidRDefault="005B7E48" w:rsidP="00C724B0">
      <w:pPr>
        <w:rPr>
          <w:rFonts w:cs="Courier New"/>
        </w:rPr>
      </w:pPr>
    </w:p>
    <w:p w:rsidR="005B7E48" w:rsidRPr="002B3F77" w:rsidRDefault="005B7E48" w:rsidP="00C724B0">
      <w:r>
        <w:rPr>
          <w:rFonts w:cs="Courier New"/>
        </w:rPr>
        <w:t xml:space="preserve">At the time of this guide’s writing, the best practice would be to create an </w:t>
      </w:r>
      <w:r w:rsidRPr="004D287D">
        <w:rPr>
          <w:rFonts w:ascii="Courier New" w:hAnsi="Courier New" w:cs="Courier New"/>
          <w:color w:val="31849B" w:themeColor="accent5" w:themeShade="BF"/>
        </w:rPr>
        <w:t>OccurrenceType</w:t>
      </w:r>
      <w:r>
        <w:rPr>
          <w:rFonts w:cs="Courier New"/>
        </w:rPr>
        <w:t xml:space="preserve"> for each service or class.  If that particular </w:t>
      </w:r>
      <w:r w:rsidRPr="005B7E48">
        <w:rPr>
          <w:rFonts w:ascii="Courier New" w:hAnsi="Courier New" w:cs="Courier New"/>
          <w:color w:val="31849B" w:themeColor="accent5" w:themeShade="BF"/>
        </w:rPr>
        <w:t>OccurrenceType</w:t>
      </w:r>
      <w:r>
        <w:rPr>
          <w:rFonts w:cs="Courier New"/>
        </w:rPr>
        <w:t xml:space="preserve"> requires any special criteria, the administrator will be able to add any of the above listed criteria to enable the Check-In Wizard to filter through.</w:t>
      </w:r>
      <w:r w:rsidR="002B3F77">
        <w:rPr>
          <w:rFonts w:cs="Courier New"/>
        </w:rPr>
        <w:t xml:space="preserve">  As this is the </w:t>
      </w:r>
      <w:r w:rsidR="002B3F77" w:rsidRPr="002B3F77">
        <w:rPr>
          <w:rFonts w:cs="Courier New"/>
          <w:i/>
        </w:rPr>
        <w:t>Developer’s Guide</w:t>
      </w:r>
      <w:r w:rsidR="002B3F77">
        <w:rPr>
          <w:rFonts w:cs="Courier New"/>
        </w:rPr>
        <w:t xml:space="preserve">, I’ll skip the gory details here.  You can find a more thorough explanation in the </w:t>
      </w:r>
      <w:r w:rsidR="002B3F77" w:rsidRPr="002B3F77">
        <w:rPr>
          <w:rFonts w:cs="Courier New"/>
          <w:i/>
        </w:rPr>
        <w:t>Administrator’s Guide</w:t>
      </w:r>
      <w:r w:rsidR="002B3F77">
        <w:rPr>
          <w:rFonts w:cs="Courier New"/>
        </w:rPr>
        <w:t>.</w:t>
      </w:r>
    </w:p>
    <w:p w:rsidR="009215F5" w:rsidRDefault="009215F5" w:rsidP="00C724B0"/>
    <w:p w:rsidR="00D77B30" w:rsidRDefault="0016597F" w:rsidP="00B60BA3">
      <w:r>
        <w:t xml:space="preserve">Additionally, if </w:t>
      </w:r>
      <w:r w:rsidR="00B8574E">
        <w:t xml:space="preserve">and when Arena implements the </w:t>
      </w:r>
      <w:r>
        <w:t>criteria</w:t>
      </w:r>
      <w:r w:rsidR="00B8574E">
        <w:t xml:space="preserve"> listed above</w:t>
      </w:r>
      <w:r>
        <w:t xml:space="preserve"> into </w:t>
      </w:r>
      <w:r w:rsidR="00BB4498">
        <w:t xml:space="preserve">the </w:t>
      </w:r>
      <w:r w:rsidRPr="0016597F">
        <w:rPr>
          <w:rFonts w:ascii="Courier New" w:hAnsi="Courier New" w:cs="Courier New"/>
          <w:color w:val="31849B" w:themeColor="accent5" w:themeShade="BF"/>
        </w:rPr>
        <w:t>OccurrenceType</w:t>
      </w:r>
      <w:r>
        <w:t xml:space="preserve"> </w:t>
      </w:r>
      <w:r w:rsidR="00BB4498">
        <w:t xml:space="preserve">class </w:t>
      </w:r>
      <w:r>
        <w:t xml:space="preserve">in the Arena Core Framework, we will remove these properties and database column from our </w:t>
      </w:r>
      <w:r w:rsidRPr="0016597F">
        <w:rPr>
          <w:rFonts w:ascii="Courier New" w:hAnsi="Courier New" w:cs="Courier New"/>
          <w:color w:val="31849B" w:themeColor="accent5" w:themeShade="BF"/>
        </w:rPr>
        <w:t>OccurrenceTypeAttribute</w:t>
      </w:r>
      <w:r>
        <w:t xml:space="preserve"> class and table</w:t>
      </w:r>
      <w:r w:rsidR="008611CA">
        <w:t xml:space="preserve"> and make use of the default Arena implementations.</w:t>
      </w:r>
    </w:p>
    <w:p w:rsidR="00100BF0" w:rsidRDefault="00100BF0" w:rsidP="00B60BA3"/>
    <w:p w:rsidR="00100BF0" w:rsidRDefault="00100BF0" w:rsidP="00B60BA3"/>
    <w:p w:rsidR="000C7191" w:rsidRDefault="00100BF0" w:rsidP="00D9444E">
      <w:pPr>
        <w:pStyle w:val="Heading1"/>
      </w:pPr>
      <w:bookmarkStart w:id="12" w:name="_Toc246921781"/>
      <w:r>
        <w:lastRenderedPageBreak/>
        <w:t>Database Setup</w:t>
      </w:r>
      <w:bookmarkEnd w:id="12"/>
    </w:p>
    <w:p w:rsidR="000C7191" w:rsidRDefault="000C7191" w:rsidP="000C7191">
      <w:pPr>
        <w:pStyle w:val="Heading2"/>
      </w:pPr>
      <w:bookmarkStart w:id="13" w:name="_Toc246921782"/>
      <w:r>
        <w:t>2.0</w:t>
      </w:r>
      <w:r w:rsidR="003518C0">
        <w:t>0</w:t>
      </w:r>
      <w:r w:rsidR="00D9444E">
        <w:t>:</w:t>
      </w:r>
      <w:r>
        <w:t xml:space="preserve"> Tables</w:t>
      </w:r>
      <w:bookmarkEnd w:id="13"/>
    </w:p>
    <w:p w:rsidR="00836C50" w:rsidRDefault="00836C50" w:rsidP="00836C50"/>
    <w:p w:rsidR="000C56D2" w:rsidRDefault="00A2752C" w:rsidP="000C56D2">
      <w:r>
        <w:t xml:space="preserve">When installing the Check-In Wizard, </w:t>
      </w:r>
      <w:r w:rsidR="00197EBF">
        <w:t xml:space="preserve">three </w:t>
      </w:r>
      <w:r>
        <w:t>database table</w:t>
      </w:r>
      <w:r w:rsidR="000C56D2">
        <w:t>s will be</w:t>
      </w:r>
      <w:r>
        <w:t xml:space="preserve"> created by default</w:t>
      </w:r>
      <w:r w:rsidR="000C56D2">
        <w:t>:</w:t>
      </w:r>
      <w:r>
        <w:t xml:space="preserve"> </w:t>
      </w:r>
    </w:p>
    <w:p w:rsidR="00906290" w:rsidRDefault="00906290" w:rsidP="000C56D2"/>
    <w:p w:rsidR="00836C50" w:rsidRPr="000C56D2" w:rsidRDefault="00A2752C" w:rsidP="000C56D2">
      <w:pPr>
        <w:pStyle w:val="ListParagraph"/>
        <w:numPr>
          <w:ilvl w:val="0"/>
          <w:numId w:val="38"/>
        </w:numPr>
      </w:pPr>
      <w:r w:rsidRPr="000C56D2">
        <w:rPr>
          <w:rFonts w:ascii="Courier New" w:hAnsi="Courier New" w:cs="Courier New"/>
        </w:rPr>
        <w:t>cust_cccev_ckin_occurrence_type_attribute</w:t>
      </w:r>
    </w:p>
    <w:p w:rsidR="000C56D2" w:rsidRPr="00197EBF" w:rsidRDefault="000C56D2" w:rsidP="000C56D2">
      <w:pPr>
        <w:pStyle w:val="ListParagraph"/>
        <w:numPr>
          <w:ilvl w:val="0"/>
          <w:numId w:val="38"/>
        </w:numPr>
      </w:pPr>
      <w:r>
        <w:rPr>
          <w:rFonts w:ascii="Courier New" w:hAnsi="Courier New" w:cs="Courier New"/>
        </w:rPr>
        <w:t>cust_cccev_ckin_security_code</w:t>
      </w:r>
    </w:p>
    <w:p w:rsidR="00197EBF" w:rsidRPr="000C56D2" w:rsidRDefault="00197EBF" w:rsidP="000C56D2">
      <w:pPr>
        <w:pStyle w:val="ListParagraph"/>
        <w:numPr>
          <w:ilvl w:val="0"/>
          <w:numId w:val="38"/>
        </w:numPr>
      </w:pPr>
      <w:r>
        <w:rPr>
          <w:rFonts w:ascii="Courier New" w:hAnsi="Courier New" w:cs="Courier New"/>
        </w:rPr>
        <w:t>cust_cccev_applog</w:t>
      </w:r>
    </w:p>
    <w:p w:rsidR="000C56D2" w:rsidRDefault="00E31509" w:rsidP="000C56D2">
      <w:r>
        <w:t xml:space="preserve">The </w:t>
      </w:r>
      <w:r w:rsidRPr="00E31509">
        <w:rPr>
          <w:rFonts w:ascii="Courier New" w:hAnsi="Courier New" w:cs="Courier New"/>
        </w:rPr>
        <w:t>cust_cccev_ckin_occurrence_type_attribute</w:t>
      </w:r>
      <w:r>
        <w:t xml:space="preserve"> table is the database representation of Central’s </w:t>
      </w:r>
      <w:r w:rsidRPr="00E31509">
        <w:rPr>
          <w:rFonts w:ascii="Courier New" w:hAnsi="Courier New" w:cs="Courier New"/>
          <w:color w:val="31849B" w:themeColor="accent5" w:themeShade="BF"/>
        </w:rPr>
        <w:t>OccurrenceTypeAttribute</w:t>
      </w:r>
      <w:r>
        <w:t xml:space="preserve"> custom entity object.</w:t>
      </w:r>
      <w:r w:rsidR="00995AAF">
        <w:t xml:space="preserve">  There’s not much to the table beyond what’s been mentioned above in the class outline for </w:t>
      </w:r>
      <w:r w:rsidR="00995AAF" w:rsidRPr="00995AAF">
        <w:rPr>
          <w:rFonts w:ascii="Courier New" w:hAnsi="Courier New" w:cs="Courier New"/>
          <w:color w:val="31849B" w:themeColor="accent5" w:themeShade="BF"/>
        </w:rPr>
        <w:t>OccurrenceTypeAttribute</w:t>
      </w:r>
      <w:r w:rsidR="00995AAF">
        <w:t>.</w:t>
      </w:r>
    </w:p>
    <w:p w:rsidR="008257EA" w:rsidRDefault="008257EA" w:rsidP="000C56D2"/>
    <w:p w:rsidR="002C2307" w:rsidRDefault="008257EA" w:rsidP="000C56D2">
      <w:pPr>
        <w:rPr>
          <w:rFonts w:cs="Courier New"/>
        </w:rPr>
      </w:pPr>
      <w:r>
        <w:t xml:space="preserve">The </w:t>
      </w:r>
      <w:r w:rsidRPr="008257EA">
        <w:rPr>
          <w:rFonts w:ascii="Courier New" w:hAnsi="Courier New" w:cs="Courier New"/>
        </w:rPr>
        <w:t>cust_cccev_ckin_security_code</w:t>
      </w:r>
      <w:r>
        <w:t xml:space="preserve"> table is used by Central’s provider for creating security codes.</w:t>
      </w:r>
      <w:r w:rsidR="00737A40">
        <w:t xml:space="preserve">  We’ve included a SQL job that will </w:t>
      </w:r>
      <w:r w:rsidR="00984AE0">
        <w:t>write null values to</w:t>
      </w:r>
      <w:r w:rsidR="00737A40">
        <w:t xml:space="preserve"> the table each week so it can be reused later.  This table holds only two columns: </w:t>
      </w:r>
      <w:r w:rsidR="00737A40" w:rsidRPr="00737A40">
        <w:rPr>
          <w:rFonts w:ascii="Courier New" w:hAnsi="Courier New" w:cs="Courier New"/>
        </w:rPr>
        <w:t>assigned_date</w:t>
      </w:r>
      <w:r w:rsidR="00737A40">
        <w:t xml:space="preserve"> and </w:t>
      </w:r>
      <w:r w:rsidR="00737A40" w:rsidRPr="00737A40">
        <w:rPr>
          <w:rFonts w:ascii="Courier New" w:hAnsi="Courier New" w:cs="Courier New"/>
        </w:rPr>
        <w:t>unique_key</w:t>
      </w:r>
      <w:r w:rsidR="00737A40">
        <w:rPr>
          <w:rFonts w:cs="Courier New"/>
        </w:rPr>
        <w:t>.  It does not hold the actual security code generated to be associated with the attendance record.  I’ll get more into how this database functionality works when I discuss stored procedures.</w:t>
      </w:r>
      <w:r w:rsidR="00FA3E5F">
        <w:rPr>
          <w:rFonts w:cs="Courier New"/>
        </w:rPr>
        <w:t xml:space="preserve"> </w:t>
      </w:r>
    </w:p>
    <w:p w:rsidR="002C2307" w:rsidRDefault="002C2307" w:rsidP="000C56D2">
      <w:pPr>
        <w:rPr>
          <w:rFonts w:cs="Courier New"/>
        </w:rPr>
      </w:pPr>
    </w:p>
    <w:p w:rsidR="00FA3E5F" w:rsidRDefault="002C2307" w:rsidP="000C56D2">
      <w:pPr>
        <w:rPr>
          <w:rFonts w:cs="Courier New"/>
        </w:rPr>
      </w:pPr>
      <w:r>
        <w:rPr>
          <w:rFonts w:cs="Courier New"/>
        </w:rPr>
        <w:t>Additionally, t</w:t>
      </w:r>
      <w:r w:rsidR="00FA3E5F">
        <w:rPr>
          <w:rFonts w:cs="Courier New"/>
        </w:rPr>
        <w:t xml:space="preserve">his table is created by default by the SQL installer scripts included with the module.  However, it is not mandatory to have for the Check-In Wizard to work.  We’ve implemented the management of security codes as a provider.  If you plan on writing your own custom provider, or already have a provider in place, the </w:t>
      </w:r>
      <w:r w:rsidR="00FA3E5F" w:rsidRPr="00FA3E5F">
        <w:rPr>
          <w:rFonts w:ascii="Courier New" w:hAnsi="Courier New" w:cs="Courier New"/>
        </w:rPr>
        <w:t>cust_cccev_ckin_security_code</w:t>
      </w:r>
      <w:r w:rsidR="00FA3E5F">
        <w:rPr>
          <w:rFonts w:cs="Courier New"/>
        </w:rPr>
        <w:t xml:space="preserve"> table can be safely deleted from your database.</w:t>
      </w:r>
    </w:p>
    <w:p w:rsidR="00197EBF" w:rsidRDefault="00197EBF" w:rsidP="000C56D2">
      <w:pPr>
        <w:rPr>
          <w:rFonts w:cs="Courier New"/>
        </w:rPr>
      </w:pPr>
    </w:p>
    <w:p w:rsidR="00197EBF" w:rsidRDefault="00197EBF" w:rsidP="000C56D2">
      <w:pPr>
        <w:rPr>
          <w:rFonts w:cs="Courier New"/>
        </w:rPr>
      </w:pPr>
      <w:r>
        <w:rPr>
          <w:rFonts w:cs="Courier New"/>
        </w:rPr>
        <w:t xml:space="preserve">The </w:t>
      </w:r>
      <w:r w:rsidRPr="00197EBF">
        <w:rPr>
          <w:rFonts w:ascii="Courier New" w:hAnsi="Courier New" w:cs="Courier New"/>
        </w:rPr>
        <w:t xml:space="preserve">cust_cccev_applog </w:t>
      </w:r>
      <w:r w:rsidRPr="00197EBF">
        <w:rPr>
          <w:rFonts w:cs="Courier New"/>
        </w:rPr>
        <w:t>table</w:t>
      </w:r>
      <w:r>
        <w:rPr>
          <w:rFonts w:cs="Courier New"/>
        </w:rPr>
        <w:t xml:space="preserve"> is used by the Check-In system to log possible matches when filtering the list of available </w:t>
      </w:r>
      <w:r w:rsidRPr="00197EBF">
        <w:rPr>
          <w:rFonts w:ascii="Courier New" w:hAnsi="Courier New" w:cs="Courier New"/>
          <w:color w:val="4BACC6" w:themeColor="accent5"/>
        </w:rPr>
        <w:t>Occurrence</w:t>
      </w:r>
      <w:r>
        <w:rPr>
          <w:rFonts w:cs="Courier New"/>
        </w:rPr>
        <w:t xml:space="preserve">s to check the attendee into.  If enabled, the system will attempt to write the steps it takes through the filtration algorithm to the database.  This feature is configurable through a </w:t>
      </w:r>
      <w:r w:rsidRPr="00197EBF">
        <w:rPr>
          <w:rFonts w:ascii="Courier New" w:hAnsi="Courier New" w:cs="Courier New"/>
          <w:color w:val="4BACC6" w:themeColor="accent5"/>
        </w:rPr>
        <w:t>LookupType</w:t>
      </w:r>
      <w:r>
        <w:rPr>
          <w:rFonts w:cs="Courier New"/>
        </w:rPr>
        <w:t xml:space="preserve"> called “Cccev Application Log Type”.  Setting the Check-In Lookup’s “IsEnabled” value to “false” will disable it.  This feature is disabled by default on installation.</w:t>
      </w:r>
    </w:p>
    <w:p w:rsidR="00C03F5F" w:rsidRDefault="00C03F5F" w:rsidP="000C56D2">
      <w:pPr>
        <w:rPr>
          <w:rFonts w:cs="Courier New"/>
        </w:rPr>
      </w:pPr>
    </w:p>
    <w:p w:rsidR="00C03F5F" w:rsidRDefault="00C03F5F" w:rsidP="00C03F5F">
      <w:pPr>
        <w:pStyle w:val="Heading2"/>
      </w:pPr>
      <w:bookmarkStart w:id="14" w:name="_Toc246921783"/>
      <w:r>
        <w:t>2.01: Stored Procedures</w:t>
      </w:r>
      <w:bookmarkEnd w:id="14"/>
    </w:p>
    <w:p w:rsidR="007155FA" w:rsidRDefault="007155FA" w:rsidP="007155FA"/>
    <w:p w:rsidR="007155FA" w:rsidRDefault="006319DD" w:rsidP="007155FA">
      <w:r>
        <w:t>In addition to the two tables, the Check-In Wizard’s SQL installer script will also create several stored procedures in your database.</w:t>
      </w:r>
    </w:p>
    <w:p w:rsidR="006319DD" w:rsidRDefault="006319DD" w:rsidP="007155FA"/>
    <w:p w:rsidR="006319DD" w:rsidRDefault="000A64D3" w:rsidP="006319DD">
      <w:pPr>
        <w:pStyle w:val="ListParagraph"/>
        <w:numPr>
          <w:ilvl w:val="0"/>
          <w:numId w:val="39"/>
        </w:numPr>
        <w:rPr>
          <w:rFonts w:ascii="Courier New" w:hAnsi="Courier New" w:cs="Courier New"/>
        </w:rPr>
      </w:pPr>
      <w:r>
        <w:rPr>
          <w:rFonts w:ascii="Courier New" w:hAnsi="Courier New" w:cs="Courier New"/>
        </w:rPr>
        <w:t>cust_cccev_ckin_sp_del_occurrenceTypeAttribute</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t>cust_cccev_ckin_sp_get_occurrence_attendance_byPersonIDAndStartDate</w:t>
      </w:r>
      <w:r w:rsidRPr="000A64D3">
        <w:rPr>
          <w:rFonts w:ascii="Courier New" w:hAnsi="Courier New" w:cs="Courier New"/>
        </w:rPr>
        <w:t xml:space="preserve"> </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t>cust_cccev_ckin_sp_</w:t>
      </w:r>
      <w:r w:rsidR="005C310B">
        <w:rPr>
          <w:rFonts w:ascii="Courier New" w:hAnsi="Courier New" w:cs="Courier New"/>
        </w:rPr>
        <w:t>get_</w:t>
      </w:r>
      <w:r>
        <w:rPr>
          <w:rFonts w:ascii="Courier New" w:hAnsi="Courier New" w:cs="Courier New"/>
        </w:rPr>
        <w:t>occurrenceByCategoryAndDate</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t>cust_cccev_ckin_sp_</w:t>
      </w:r>
      <w:r w:rsidR="005C310B">
        <w:rPr>
          <w:rFonts w:ascii="Courier New" w:hAnsi="Courier New" w:cs="Courier New"/>
        </w:rPr>
        <w:t>get_</w:t>
      </w:r>
      <w:r>
        <w:rPr>
          <w:rFonts w:ascii="Courier New" w:hAnsi="Courier New" w:cs="Courier New"/>
        </w:rPr>
        <w:t>occurrencesBySystemIDAndDateRange</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t>cust_cccev_ckin_sp_</w:t>
      </w:r>
      <w:r w:rsidR="005C310B">
        <w:rPr>
          <w:rFonts w:ascii="Courier New" w:hAnsi="Courier New" w:cs="Courier New"/>
        </w:rPr>
        <w:t>get_</w:t>
      </w:r>
      <w:r>
        <w:rPr>
          <w:rFonts w:ascii="Courier New" w:hAnsi="Courier New" w:cs="Courier New"/>
        </w:rPr>
        <w:t>occurrenceTypeAttributeByGroupId</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t>cust_cccev_ckin_sp_</w:t>
      </w:r>
      <w:r w:rsidR="005C310B">
        <w:rPr>
          <w:rFonts w:ascii="Courier New" w:hAnsi="Courier New" w:cs="Courier New"/>
        </w:rPr>
        <w:t>get_</w:t>
      </w:r>
      <w:r>
        <w:rPr>
          <w:rFonts w:ascii="Courier New" w:hAnsi="Courier New" w:cs="Courier New"/>
        </w:rPr>
        <w:t>occurrenceTypeAttributeByID</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t>cust_cccev_ckin_sp_</w:t>
      </w:r>
      <w:r w:rsidR="005C310B">
        <w:rPr>
          <w:rFonts w:ascii="Courier New" w:hAnsi="Courier New" w:cs="Courier New"/>
        </w:rPr>
        <w:t>get_</w:t>
      </w:r>
      <w:r>
        <w:rPr>
          <w:rFonts w:ascii="Courier New" w:hAnsi="Courier New" w:cs="Courier New"/>
        </w:rPr>
        <w:t>occurrenceTypeAttributeByOccurrenceTypeId</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lastRenderedPageBreak/>
        <w:t>cust_cccev_ckin_sp_</w:t>
      </w:r>
      <w:r w:rsidR="005C310B">
        <w:rPr>
          <w:rFonts w:ascii="Courier New" w:hAnsi="Courier New" w:cs="Courier New"/>
        </w:rPr>
        <w:t>get_</w:t>
      </w:r>
      <w:r>
        <w:rPr>
          <w:rFonts w:ascii="Courier New" w:hAnsi="Courier New" w:cs="Courier New"/>
        </w:rPr>
        <w:t>personWithHealthOrLegalNotesByAgeOrGrade</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t>cust_cccev_ckin_sp_</w:t>
      </w:r>
      <w:r w:rsidR="005C310B">
        <w:rPr>
          <w:rFonts w:ascii="Courier New" w:hAnsi="Courier New" w:cs="Courier New"/>
        </w:rPr>
        <w:t>get_</w:t>
      </w:r>
      <w:r>
        <w:rPr>
          <w:rFonts w:ascii="Courier New" w:hAnsi="Courier New" w:cs="Courier New"/>
        </w:rPr>
        <w:t>security_code</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t>cust_cccev_ckin_sp_insert_security_code_addNumbers</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t>cust_cccev_ckin_sp_save_occurrenceTypeAttribute</w:t>
      </w:r>
    </w:p>
    <w:p w:rsidR="000A64D3" w:rsidRDefault="000A64D3" w:rsidP="000A64D3">
      <w:pPr>
        <w:pStyle w:val="ListParagraph"/>
        <w:numPr>
          <w:ilvl w:val="0"/>
          <w:numId w:val="39"/>
        </w:numPr>
        <w:rPr>
          <w:rFonts w:ascii="Courier New" w:hAnsi="Courier New" w:cs="Courier New"/>
        </w:rPr>
      </w:pPr>
      <w:r>
        <w:rPr>
          <w:rFonts w:ascii="Courier New" w:hAnsi="Courier New" w:cs="Courier New"/>
        </w:rPr>
        <w:t>cust_cccev_ckin_sp_update_security_code_clearAssignDate</w:t>
      </w:r>
    </w:p>
    <w:p w:rsidR="006E6310" w:rsidRDefault="006E6310" w:rsidP="000A64D3">
      <w:pPr>
        <w:pStyle w:val="ListParagraph"/>
        <w:numPr>
          <w:ilvl w:val="0"/>
          <w:numId w:val="39"/>
        </w:numPr>
        <w:rPr>
          <w:rFonts w:ascii="Courier New" w:hAnsi="Courier New" w:cs="Courier New"/>
        </w:rPr>
      </w:pPr>
      <w:r w:rsidRPr="006E6310">
        <w:rPr>
          <w:rFonts w:ascii="Courier New" w:hAnsi="Courier New" w:cs="Courier New"/>
        </w:rPr>
        <w:t>cust_cccev_ckin_sp_get_location_head_count_by_date</w:t>
      </w:r>
    </w:p>
    <w:p w:rsidR="00D74E1D" w:rsidRDefault="00D74E1D">
      <w:pPr>
        <w:rPr>
          <w:rFonts w:ascii="Courier New" w:hAnsi="Courier New" w:cs="Courier New"/>
        </w:rPr>
      </w:pPr>
      <w:r>
        <w:rPr>
          <w:rFonts w:ascii="Courier New" w:hAnsi="Courier New" w:cs="Courier New"/>
        </w:rPr>
        <w:br w:type="page"/>
      </w:r>
    </w:p>
    <w:p w:rsidR="00D74E1D" w:rsidRDefault="00CD6FFF" w:rsidP="00D74E1D">
      <w:pPr>
        <w:rPr>
          <w:rFonts w:cs="Courier New"/>
        </w:rPr>
      </w:pPr>
      <w:r>
        <w:rPr>
          <w:rFonts w:cs="Courier New"/>
        </w:rPr>
        <w:lastRenderedPageBreak/>
        <w:t>The majority of these are your standard CRUD operations.  There are, however, a few exceptions that I’ll go over in a bit more detail.</w:t>
      </w:r>
    </w:p>
    <w:p w:rsidR="00F369A2" w:rsidRDefault="00F369A2" w:rsidP="00D74E1D">
      <w:pPr>
        <w:rPr>
          <w:rFonts w:cs="Courier New"/>
        </w:rPr>
      </w:pPr>
    </w:p>
    <w:p w:rsidR="00F369A2" w:rsidRDefault="00F369A2" w:rsidP="00F369A2">
      <w:pPr>
        <w:rPr>
          <w:rFonts w:cs="Courier New"/>
        </w:rPr>
      </w:pPr>
      <w:r w:rsidRPr="00F369A2">
        <w:rPr>
          <w:rFonts w:cs="Courier New"/>
        </w:rPr>
        <w:t>The</w:t>
      </w:r>
      <w:r>
        <w:rPr>
          <w:rFonts w:ascii="Courier New" w:hAnsi="Courier New" w:cs="Courier New"/>
        </w:rPr>
        <w:t xml:space="preserve"> </w:t>
      </w:r>
      <w:r w:rsidRPr="00F369A2">
        <w:rPr>
          <w:rFonts w:ascii="Courier New" w:hAnsi="Courier New" w:cs="Courier New"/>
        </w:rPr>
        <w:t>cust_cccev_ckin_sp_get_occurrence_a</w:t>
      </w:r>
      <w:r>
        <w:rPr>
          <w:rFonts w:ascii="Courier New" w:hAnsi="Courier New" w:cs="Courier New"/>
        </w:rPr>
        <w:t xml:space="preserve">ttendance_byPersonIDAndStartDate </w:t>
      </w:r>
      <w:r w:rsidRPr="00F369A2">
        <w:rPr>
          <w:rFonts w:cs="Courier New"/>
        </w:rPr>
        <w:t xml:space="preserve">procedure </w:t>
      </w:r>
      <w:r>
        <w:rPr>
          <w:rFonts w:cs="Courier New"/>
        </w:rPr>
        <w:t>is used in the Init and Phone Search states of the Wizard to check whether or not a person has checked in.  This allows us to preemptively check to see whether or not a given person has signed in before proceeding with the check-in process.  This procedure becomes significantly important when auto-advancing through states.</w:t>
      </w:r>
    </w:p>
    <w:p w:rsidR="0056002D" w:rsidRPr="00F369A2" w:rsidRDefault="0056002D" w:rsidP="00F369A2">
      <w:pPr>
        <w:rPr>
          <w:rFonts w:cs="Courier New"/>
        </w:rPr>
      </w:pPr>
    </w:p>
    <w:p w:rsidR="00F369A2" w:rsidRDefault="0056002D" w:rsidP="00D74E1D">
      <w:pPr>
        <w:rPr>
          <w:rFonts w:cs="Courier New"/>
        </w:rPr>
      </w:pPr>
      <w:r>
        <w:rPr>
          <w:rFonts w:ascii="Courier New" w:hAnsi="Courier New" w:cs="Courier New"/>
        </w:rPr>
        <w:t>cust_cccev_ckin_sp_occurrencesBySystemIDAndDateRange</w:t>
      </w:r>
      <w:r>
        <w:rPr>
          <w:rFonts w:cs="Courier New"/>
        </w:rPr>
        <w:t xml:space="preserve"> is used in the Init State.  This procedure allows us to look ahead into the future to see if there are any upcoming services to open check-in for.  The procedure also allows us to constrain the available occurrences based on the location of the kiosk.  A kiosk running Central’s Check-In Wizard can only check in to events that are tied to the same location the kiosk is tied to.</w:t>
      </w:r>
    </w:p>
    <w:p w:rsidR="003637D9" w:rsidRDefault="003637D9" w:rsidP="00D74E1D">
      <w:pPr>
        <w:rPr>
          <w:rFonts w:cs="Courier New"/>
        </w:rPr>
      </w:pPr>
    </w:p>
    <w:p w:rsidR="003637D9" w:rsidRPr="003637D9" w:rsidRDefault="003637D9" w:rsidP="003637D9">
      <w:r w:rsidRPr="003637D9">
        <w:rPr>
          <w:rFonts w:ascii="Courier New" w:hAnsi="Courier New" w:cs="Courier New"/>
        </w:rPr>
        <w:t>cust_cccev_ckin_sp_get_security_code</w:t>
      </w:r>
      <w:r w:rsidRPr="003637D9">
        <w:rPr>
          <w:rFonts w:cs="Courier New"/>
        </w:rPr>
        <w:t xml:space="preserve"> is used by Central’s default </w:t>
      </w:r>
      <w:r w:rsidR="00160692">
        <w:rPr>
          <w:rFonts w:cs="Courier New"/>
        </w:rPr>
        <w:t xml:space="preserve">Security Code </w:t>
      </w:r>
      <w:r w:rsidRPr="003637D9">
        <w:rPr>
          <w:rFonts w:cs="Courier New"/>
        </w:rPr>
        <w:t xml:space="preserve">provider for creating a security code for a child’s name tag and claim ticket set.  This proc will </w:t>
      </w:r>
      <w:r>
        <w:rPr>
          <w:rFonts w:cs="Courier New"/>
        </w:rPr>
        <w:t>write a record to</w:t>
      </w:r>
      <w:r w:rsidRPr="003637D9">
        <w:rPr>
          <w:rFonts w:cs="Courier New"/>
        </w:rPr>
        <w:t xml:space="preserve"> the </w:t>
      </w:r>
      <w:r w:rsidRPr="003637D9">
        <w:rPr>
          <w:rFonts w:ascii="Courier New" w:hAnsi="Courier New" w:cs="Courier New"/>
        </w:rPr>
        <w:t>cust_cccev_ckin_security_code</w:t>
      </w:r>
      <w:r>
        <w:rPr>
          <w:rFonts w:cs="Courier New"/>
        </w:rPr>
        <w:t xml:space="preserve"> table’s next non-null row.  The proc returns a </w:t>
      </w:r>
      <w:r w:rsidRPr="003637D9">
        <w:rPr>
          <w:rFonts w:ascii="Courier New" w:hAnsi="Courier New" w:cs="Courier New"/>
        </w:rPr>
        <w:t>varchar</w:t>
      </w:r>
      <w:r>
        <w:rPr>
          <w:rFonts w:cs="Courier New"/>
        </w:rPr>
        <w:t xml:space="preserve"> composed of two randomly chosen letters and the row’s index expressed as a 4-digit number.</w:t>
      </w:r>
      <w:r w:rsidR="008D17EE">
        <w:rPr>
          <w:rFonts w:cs="Courier New"/>
        </w:rPr>
        <w:t xml:space="preserve">  This security code is printed on both the name tag and the claim card.  </w:t>
      </w:r>
      <w:r w:rsidR="00D6227D">
        <w:rPr>
          <w:rFonts w:cs="Courier New"/>
        </w:rPr>
        <w:t>Central’s</w:t>
      </w:r>
      <w:r w:rsidR="008D17EE">
        <w:rPr>
          <w:rFonts w:cs="Courier New"/>
        </w:rPr>
        <w:t xml:space="preserve"> </w:t>
      </w:r>
      <w:r w:rsidR="00D6227D">
        <w:rPr>
          <w:rFonts w:cs="Courier New"/>
        </w:rPr>
        <w:t>Servant Ministers</w:t>
      </w:r>
      <w:r w:rsidR="008D17EE">
        <w:rPr>
          <w:rFonts w:cs="Courier New"/>
        </w:rPr>
        <w:t xml:space="preserve"> will not release a child to a parent without the matching claim ticket.</w:t>
      </w:r>
    </w:p>
    <w:p w:rsidR="003637D9" w:rsidRDefault="003637D9" w:rsidP="003637D9">
      <w:pPr>
        <w:rPr>
          <w:rFonts w:cs="Courier New"/>
        </w:rPr>
      </w:pPr>
    </w:p>
    <w:p w:rsidR="002C6A55" w:rsidRDefault="002C6A55" w:rsidP="002C6A55">
      <w:pPr>
        <w:rPr>
          <w:rFonts w:cs="Courier New"/>
        </w:rPr>
      </w:pPr>
      <w:r w:rsidRPr="002C6A55">
        <w:rPr>
          <w:rFonts w:ascii="Courier New" w:hAnsi="Courier New" w:cs="Courier New"/>
        </w:rPr>
        <w:t>cust_cccev_ckin_sp_insert_security_code_addNumbers</w:t>
      </w:r>
      <w:r>
        <w:rPr>
          <w:rFonts w:ascii="Courier New" w:hAnsi="Courier New" w:cs="Courier New"/>
        </w:rPr>
        <w:t xml:space="preserve"> </w:t>
      </w:r>
      <w:r w:rsidRPr="002C6A55">
        <w:rPr>
          <w:rFonts w:cs="Courier New"/>
        </w:rPr>
        <w:t>and</w:t>
      </w:r>
      <w:r>
        <w:rPr>
          <w:rFonts w:ascii="Courier New" w:hAnsi="Courier New" w:cs="Courier New"/>
        </w:rPr>
        <w:t xml:space="preserve"> </w:t>
      </w:r>
      <w:r w:rsidRPr="002C6A55">
        <w:rPr>
          <w:rFonts w:ascii="Courier New" w:hAnsi="Courier New" w:cs="Courier New"/>
        </w:rPr>
        <w:t>cust_cccev_ckin_sp_update_security_code_clearAssignDate</w:t>
      </w:r>
      <w:r>
        <w:rPr>
          <w:rFonts w:ascii="Courier New" w:hAnsi="Courier New" w:cs="Courier New"/>
        </w:rPr>
        <w:t xml:space="preserve"> </w:t>
      </w:r>
      <w:r>
        <w:rPr>
          <w:rFonts w:cs="Courier New"/>
        </w:rPr>
        <w:t xml:space="preserve">are unique in the sense that there isn’t any working code within the Check-In Wizard that depends on these two procs.  They’re really only used in the database itself.  </w:t>
      </w:r>
    </w:p>
    <w:p w:rsidR="002C6A55" w:rsidRDefault="002C6A55" w:rsidP="002C6A55">
      <w:pPr>
        <w:rPr>
          <w:rFonts w:cs="Courier New"/>
        </w:rPr>
      </w:pPr>
    </w:p>
    <w:p w:rsidR="002C6A55" w:rsidRDefault="002C6A55" w:rsidP="002C6A55">
      <w:pPr>
        <w:rPr>
          <w:rFonts w:cs="Courier New"/>
        </w:rPr>
      </w:pPr>
      <w:r w:rsidRPr="002C6A55">
        <w:rPr>
          <w:rFonts w:ascii="Courier New" w:hAnsi="Courier New" w:cs="Courier New"/>
        </w:rPr>
        <w:t>cust_cccev_ckin_sp_insert_security_code_addNumbers</w:t>
      </w:r>
      <w:r>
        <w:rPr>
          <w:rFonts w:cs="Courier New"/>
        </w:rPr>
        <w:t xml:space="preserve"> is only used in the installer script to populate the</w:t>
      </w:r>
      <w:r w:rsidRPr="002C6A55">
        <w:rPr>
          <w:rFonts w:ascii="Courier New" w:hAnsi="Courier New" w:cs="Courier New"/>
        </w:rPr>
        <w:t xml:space="preserve"> </w:t>
      </w:r>
      <w:r w:rsidRPr="003637D9">
        <w:rPr>
          <w:rFonts w:ascii="Courier New" w:hAnsi="Courier New" w:cs="Courier New"/>
        </w:rPr>
        <w:t>cust_cccev_ckin_security_code</w:t>
      </w:r>
      <w:r>
        <w:rPr>
          <w:rFonts w:cs="Courier New"/>
        </w:rPr>
        <w:t xml:space="preserve"> table</w:t>
      </w:r>
      <w:r w:rsidR="00160692">
        <w:rPr>
          <w:rFonts w:cs="Courier New"/>
        </w:rPr>
        <w:t xml:space="preserve"> (used by our default Security Code provider)</w:t>
      </w:r>
      <w:r>
        <w:rPr>
          <w:rFonts w:cs="Courier New"/>
        </w:rPr>
        <w:t xml:space="preserve"> once it’s been created.  This proc will create 9999 rows</w:t>
      </w:r>
      <w:r w:rsidR="00160692">
        <w:rPr>
          <w:rFonts w:cs="Courier New"/>
        </w:rPr>
        <w:t xml:space="preserve"> (skipping 911 and 666)</w:t>
      </w:r>
      <w:r>
        <w:rPr>
          <w:rFonts w:cs="Courier New"/>
        </w:rPr>
        <w:t xml:space="preserve">, but can be altered by passing a different value to its </w:t>
      </w:r>
      <w:r w:rsidRPr="002C6A55">
        <w:rPr>
          <w:rFonts w:ascii="Courier New" w:hAnsi="Courier New" w:cs="Courier New"/>
        </w:rPr>
        <w:t>@endVal</w:t>
      </w:r>
      <w:r>
        <w:rPr>
          <w:rFonts w:cs="Courier New"/>
        </w:rPr>
        <w:t xml:space="preserve"> parameter.</w:t>
      </w:r>
    </w:p>
    <w:p w:rsidR="00394147" w:rsidRDefault="00394147" w:rsidP="002C6A55">
      <w:pPr>
        <w:rPr>
          <w:rFonts w:cs="Courier New"/>
        </w:rPr>
      </w:pPr>
    </w:p>
    <w:p w:rsidR="006260CE" w:rsidRDefault="00394147" w:rsidP="003637D9">
      <w:pPr>
        <w:rPr>
          <w:rFonts w:cs="Courier New"/>
        </w:rPr>
      </w:pPr>
      <w:r w:rsidRPr="002C6A55">
        <w:rPr>
          <w:rFonts w:ascii="Courier New" w:hAnsi="Courier New" w:cs="Courier New"/>
        </w:rPr>
        <w:t>cust_cccev_ckin_sp_update_security_code_clearAssignDate</w:t>
      </w:r>
      <w:r>
        <w:rPr>
          <w:rFonts w:cs="Courier New"/>
        </w:rPr>
        <w:t xml:space="preserve"> is sort of a cousin to </w:t>
      </w:r>
      <w:r w:rsidRPr="002C6A55">
        <w:rPr>
          <w:rFonts w:ascii="Courier New" w:hAnsi="Courier New" w:cs="Courier New"/>
        </w:rPr>
        <w:t>cust_cccev_ckin_sp_insert_security_code_addNumbers</w:t>
      </w:r>
      <w:r>
        <w:rPr>
          <w:rFonts w:cs="Courier New"/>
        </w:rPr>
        <w:t xml:space="preserve">.  Once the table has been created, </w:t>
      </w:r>
      <w:r w:rsidRPr="002C6A55">
        <w:rPr>
          <w:rFonts w:ascii="Courier New" w:hAnsi="Courier New" w:cs="Courier New"/>
        </w:rPr>
        <w:t>cust_cccev_ckin_sp_insert_security_code_addNumbers</w:t>
      </w:r>
      <w:r>
        <w:rPr>
          <w:rFonts w:cs="Courier New"/>
        </w:rPr>
        <w:t xml:space="preserve"> can be run to clear out the values in each record and reset them back to null.  By default, we’ve got a SQL job that’s scheduled to run every Friday to clear the security code records out before the weekend.</w:t>
      </w:r>
    </w:p>
    <w:p w:rsidR="00D20A06" w:rsidRDefault="00D20A06" w:rsidP="003637D9">
      <w:pPr>
        <w:rPr>
          <w:rFonts w:cs="Courier New"/>
        </w:rPr>
      </w:pPr>
    </w:p>
    <w:p w:rsidR="00D20A06" w:rsidRPr="006E6310" w:rsidRDefault="006E6310" w:rsidP="003637D9">
      <w:pPr>
        <w:rPr>
          <w:rFonts w:cs="Courier New"/>
        </w:rPr>
      </w:pPr>
      <w:r w:rsidRPr="006E6310">
        <w:rPr>
          <w:rFonts w:ascii="Courier New" w:hAnsi="Courier New" w:cs="Courier New"/>
        </w:rPr>
        <w:t>cust_cccev_ckin_sp_get_location_head_count_by_date</w:t>
      </w:r>
      <w:r>
        <w:rPr>
          <w:rFonts w:cs="Courier New"/>
        </w:rPr>
        <w:t xml:space="preserve"> allows the system to get attendance head counts of </w:t>
      </w:r>
      <w:r w:rsidRPr="00941C3C">
        <w:rPr>
          <w:rFonts w:ascii="Courier New" w:hAnsi="Courier New" w:cs="Courier New"/>
          <w:color w:val="4BACC6" w:themeColor="accent5"/>
        </w:rPr>
        <w:t>Occurrence</w:t>
      </w:r>
      <w:r>
        <w:rPr>
          <w:rFonts w:cs="Courier New"/>
        </w:rPr>
        <w:t>s at a specific time.  We basically took the existing Arena stored procedure and added a start time parameter to it, rather than using the current date and time.  This procedure was essential to enable our system to do room balancing.</w:t>
      </w:r>
    </w:p>
    <w:p w:rsidR="006260CE" w:rsidRDefault="006260CE">
      <w:pPr>
        <w:rPr>
          <w:rFonts w:cs="Courier New"/>
        </w:rPr>
      </w:pPr>
      <w:r>
        <w:rPr>
          <w:rFonts w:cs="Courier New"/>
        </w:rPr>
        <w:br w:type="page"/>
      </w:r>
    </w:p>
    <w:p w:rsidR="002C6A55" w:rsidRDefault="00685BBB" w:rsidP="00685BBB">
      <w:pPr>
        <w:pStyle w:val="Heading1"/>
      </w:pPr>
      <w:bookmarkStart w:id="15" w:name="_Toc246921784"/>
      <w:r>
        <w:lastRenderedPageBreak/>
        <w:t>Application Setup</w:t>
      </w:r>
      <w:bookmarkEnd w:id="15"/>
    </w:p>
    <w:p w:rsidR="00685BBB" w:rsidRDefault="00685BBB" w:rsidP="00685BBB">
      <w:pPr>
        <w:pStyle w:val="Heading2"/>
      </w:pPr>
      <w:bookmarkStart w:id="16" w:name="_Toc246921785"/>
      <w:r>
        <w:t>3.00: Overview of Providers</w:t>
      </w:r>
      <w:bookmarkEnd w:id="16"/>
    </w:p>
    <w:p w:rsidR="00685BBB" w:rsidRDefault="00685BBB" w:rsidP="00685BBB"/>
    <w:p w:rsidR="00685BBB" w:rsidRDefault="00693846" w:rsidP="00685BBB">
      <w:r>
        <w:t>During our development process, we took measures to make the Check-In Wizard as flexible as we could make it.  Certain pieces of functionality had to be able to be made specific to each church or ministry using the software.  With that realization, we decided to apply the Provider Pattern in two specific areas.  The core functionality of the Wizard module can work anywhere, but we identified two specific areas that other churches might want to do differently than Central.</w:t>
      </w:r>
    </w:p>
    <w:p w:rsidR="00693846" w:rsidRDefault="00693846" w:rsidP="00685BBB"/>
    <w:p w:rsidR="00693846" w:rsidRDefault="00693846" w:rsidP="00685BBB">
      <w:r>
        <w:t>The first area is creating a custom security code for name tags and claim tickets that get printed out.  Central’s approach to this was to create a six character (two letters and four numbers) security code.  Realizing that every church might have their own way of doing this, we decided to encapsulate that part of the Wizard’s functionality.  We’ve included our implementation as an optional way to offer a complete package.  If your ministry requires a different set of security codes, or has a different way of creating them, then the provider interface is there for you to extend and create your own.</w:t>
      </w:r>
    </w:p>
    <w:p w:rsidR="00693846" w:rsidRDefault="00693846" w:rsidP="00685BBB"/>
    <w:p w:rsidR="00693846" w:rsidRDefault="00693846" w:rsidP="00685BBB">
      <w:r>
        <w:t xml:space="preserve">The second facet of this project that we decided to offer more flexibility to is the </w:t>
      </w:r>
      <w:r w:rsidR="009A4543">
        <w:t>physical</w:t>
      </w:r>
      <w:r>
        <w:t xml:space="preserve"> name badge and claim ticket themselves.  The entire label is customizable, along with the printing of that label.  Again, we’ve included our own implementation to provide a complete working package upon delivery of our module, but if your ministry has a very specific need, the provider interface is available to be extended upon.</w:t>
      </w:r>
    </w:p>
    <w:p w:rsidR="003D0F42" w:rsidRDefault="003D0F42" w:rsidP="00685BBB"/>
    <w:p w:rsidR="003D0F42" w:rsidRDefault="003D0F42" w:rsidP="003D0F42">
      <w:pPr>
        <w:pStyle w:val="Heading2"/>
      </w:pPr>
      <w:bookmarkStart w:id="17" w:name="_Toc246921786"/>
      <w:r>
        <w:t>3.01: Security Code Provider</w:t>
      </w:r>
      <w:bookmarkEnd w:id="17"/>
    </w:p>
    <w:p w:rsidR="003D0F42" w:rsidRDefault="003D0F42" w:rsidP="003D0F42"/>
    <w:p w:rsidR="003D0F42" w:rsidRDefault="0060708D" w:rsidP="003D0F42">
      <w:pPr>
        <w:rPr>
          <w:rFonts w:cs="Courier New"/>
        </w:rPr>
      </w:pPr>
      <w:r>
        <w:t xml:space="preserve">Our implementation of the Security Code Provider begins by extending an interface we created.  The interface </w:t>
      </w:r>
      <w:r w:rsidRPr="0060708D">
        <w:rPr>
          <w:rFonts w:ascii="Courier New" w:hAnsi="Courier New" w:cs="Courier New"/>
          <w:color w:val="31849B" w:themeColor="accent5" w:themeShade="BF"/>
        </w:rPr>
        <w:t>ISecurityCode</w:t>
      </w:r>
      <w:r>
        <w:t xml:space="preserve"> allows a developer to create their own custom implementation of the Wizard’s security code functionality.  </w:t>
      </w:r>
      <w:r w:rsidRPr="0060708D">
        <w:rPr>
          <w:rFonts w:ascii="Courier New" w:hAnsi="Courier New" w:cs="Courier New"/>
          <w:color w:val="31849B" w:themeColor="accent5" w:themeShade="BF"/>
        </w:rPr>
        <w:t>ISecurityCode</w:t>
      </w:r>
      <w:r>
        <w:t xml:space="preserve"> defines a single method called </w:t>
      </w:r>
      <w:r w:rsidR="00916A48">
        <w:rPr>
          <w:rFonts w:ascii="Courier New" w:hAnsi="Courier New" w:cs="Courier New"/>
        </w:rPr>
        <w:t>GetSecurityCode</w:t>
      </w:r>
      <w:r w:rsidR="00916A48" w:rsidRPr="0060708D">
        <w:rPr>
          <w:rFonts w:ascii="Courier New" w:hAnsi="Courier New" w:cs="Courier New"/>
        </w:rPr>
        <w:t>(</w:t>
      </w:r>
      <w:r w:rsidRPr="0060708D">
        <w:rPr>
          <w:rFonts w:ascii="Courier New" w:hAnsi="Courier New" w:cs="Courier New"/>
        </w:rPr>
        <w:t>)</w:t>
      </w:r>
      <w:r w:rsidR="00B0017E">
        <w:rPr>
          <w:rFonts w:cs="Courier New"/>
        </w:rPr>
        <w:t>, which returns a string.</w:t>
      </w:r>
    </w:p>
    <w:p w:rsidR="00916A48" w:rsidRDefault="00916A48" w:rsidP="003D0F42">
      <w:pPr>
        <w:rPr>
          <w:rFonts w:cs="Courier New"/>
        </w:rPr>
      </w:pPr>
    </w:p>
    <w:p w:rsidR="00916A48" w:rsidRDefault="00916A48" w:rsidP="003D0F42">
      <w:pPr>
        <w:rPr>
          <w:rFonts w:cs="Courier New"/>
        </w:rPr>
      </w:pPr>
      <w:r>
        <w:rPr>
          <w:rFonts w:cs="Courier New"/>
        </w:rPr>
        <w:t xml:space="preserve">In order to tie your custom </w:t>
      </w:r>
      <w:r w:rsidR="00546002">
        <w:rPr>
          <w:rFonts w:cs="Courier New"/>
        </w:rPr>
        <w:t>provider class to the Check-In Wizard, there are two very important steps you must take in order to register it with Arena:</w:t>
      </w:r>
    </w:p>
    <w:p w:rsidR="00546002" w:rsidRDefault="00546002" w:rsidP="003D0F42">
      <w:pPr>
        <w:rPr>
          <w:rFonts w:cs="Courier New"/>
        </w:rPr>
      </w:pPr>
    </w:p>
    <w:p w:rsidR="00546002" w:rsidRDefault="00097C02" w:rsidP="003D0F42">
      <w:pPr>
        <w:rPr>
          <w:rFonts w:cs="Courier New"/>
        </w:rPr>
      </w:pPr>
      <w:r>
        <w:rPr>
          <w:rFonts w:cs="Courier New"/>
        </w:rPr>
        <w:t>The Check-In Wizard’s SQL installer script should have created a</w:t>
      </w:r>
      <w:r w:rsidR="00546002">
        <w:rPr>
          <w:rFonts w:cs="Courier New"/>
        </w:rPr>
        <w:t xml:space="preserve"> new </w:t>
      </w:r>
      <w:r w:rsidR="00546002" w:rsidRPr="00546002">
        <w:rPr>
          <w:rFonts w:ascii="Courier New" w:hAnsi="Courier New" w:cs="Courier New"/>
          <w:color w:val="31849B" w:themeColor="accent5" w:themeShade="BF"/>
        </w:rPr>
        <w:t>LookupType</w:t>
      </w:r>
      <w:r w:rsidR="00546002">
        <w:rPr>
          <w:rFonts w:cs="Courier New"/>
        </w:rPr>
        <w:t xml:space="preserve"> in the Arena Administration section named “Check-In Security Code System”.  </w:t>
      </w:r>
      <w:r>
        <w:rPr>
          <w:rFonts w:cs="Courier New"/>
        </w:rPr>
        <w:t>This</w:t>
      </w:r>
      <w:r w:rsidR="00546002">
        <w:rPr>
          <w:rFonts w:cs="Courier New"/>
        </w:rPr>
        <w:t xml:space="preserve"> </w:t>
      </w:r>
      <w:r w:rsidR="00546002" w:rsidRPr="00546002">
        <w:rPr>
          <w:rFonts w:ascii="Courier New" w:hAnsi="Courier New" w:cs="Courier New"/>
          <w:color w:val="31849B" w:themeColor="accent5" w:themeShade="BF"/>
        </w:rPr>
        <w:t>LookupType</w:t>
      </w:r>
      <w:r w:rsidR="00546002">
        <w:rPr>
          <w:rFonts w:cs="Courier New"/>
        </w:rPr>
        <w:t xml:space="preserve">, </w:t>
      </w:r>
      <w:r>
        <w:rPr>
          <w:rFonts w:cs="Courier New"/>
        </w:rPr>
        <w:t>has</w:t>
      </w:r>
      <w:r w:rsidR="00546002">
        <w:rPr>
          <w:rFonts w:cs="Courier New"/>
        </w:rPr>
        <w:t xml:space="preserve"> define</w:t>
      </w:r>
      <w:r>
        <w:rPr>
          <w:rFonts w:cs="Courier New"/>
        </w:rPr>
        <w:t>d</w:t>
      </w:r>
      <w:r w:rsidR="00546002">
        <w:rPr>
          <w:rFonts w:cs="Courier New"/>
        </w:rPr>
        <w:t xml:space="preserve"> Qualifier 2 as “Namespace” and Qualifier 8 as “Class”.</w:t>
      </w:r>
    </w:p>
    <w:p w:rsidR="00546002" w:rsidRDefault="00546002" w:rsidP="003D0F42">
      <w:pPr>
        <w:rPr>
          <w:rFonts w:cs="Courier New"/>
        </w:rPr>
      </w:pPr>
    </w:p>
    <w:p w:rsidR="00A660ED" w:rsidRDefault="00097C02" w:rsidP="003D0F42">
      <w:pPr>
        <w:rPr>
          <w:rFonts w:cs="Courier New"/>
          <w:szCs w:val="20"/>
        </w:rPr>
      </w:pPr>
      <w:r>
        <w:rPr>
          <w:rFonts w:cs="Courier New"/>
        </w:rPr>
        <w:t>Y</w:t>
      </w:r>
      <w:r w:rsidR="00546002">
        <w:rPr>
          <w:rFonts w:cs="Courier New"/>
        </w:rPr>
        <w:t xml:space="preserve">ou’ll need to create a new </w:t>
      </w:r>
      <w:r w:rsidR="00546002" w:rsidRPr="00546002">
        <w:rPr>
          <w:rFonts w:ascii="Courier New" w:hAnsi="Courier New" w:cs="Courier New"/>
          <w:color w:val="31849B" w:themeColor="accent5" w:themeShade="BF"/>
        </w:rPr>
        <w:t>Lookup</w:t>
      </w:r>
      <w:r w:rsidR="00546002">
        <w:rPr>
          <w:rFonts w:cs="Courier New"/>
        </w:rPr>
        <w:t xml:space="preserve"> in </w:t>
      </w:r>
      <w:r>
        <w:rPr>
          <w:rFonts w:cs="Courier New"/>
        </w:rPr>
        <w:t xml:space="preserve">the Check-In Security Code System </w:t>
      </w:r>
      <w:r w:rsidRPr="00097C02">
        <w:rPr>
          <w:rFonts w:ascii="Courier New" w:hAnsi="Courier New" w:cs="Courier New"/>
          <w:color w:val="31849B" w:themeColor="accent5" w:themeShade="BF"/>
        </w:rPr>
        <w:t>LookupType</w:t>
      </w:r>
      <w:r>
        <w:rPr>
          <w:rFonts w:cs="Courier New"/>
        </w:rPr>
        <w:t xml:space="preserve"> alongside the default one. </w:t>
      </w:r>
      <w:r w:rsidR="00546002">
        <w:rPr>
          <w:rFonts w:cs="Courier New"/>
        </w:rPr>
        <w:t xml:space="preserve"> Set the Namespace qualifier to point to the assembly your </w:t>
      </w:r>
      <w:r w:rsidR="006549D3">
        <w:rPr>
          <w:rFonts w:cs="Courier New"/>
        </w:rPr>
        <w:t xml:space="preserve">custom provider class resides in (i.e.: </w:t>
      </w:r>
      <w:r w:rsidR="006549D3" w:rsidRPr="006549D3">
        <w:rPr>
          <w:rFonts w:ascii="Courier New" w:hAnsi="Courier New" w:cs="Courier New"/>
          <w:color w:val="000000"/>
          <w:szCs w:val="20"/>
        </w:rPr>
        <w:t>Arena.Custom.Cccev.CheckIn</w:t>
      </w:r>
      <w:r w:rsidR="006549D3" w:rsidRPr="006549D3">
        <w:rPr>
          <w:rFonts w:cs="Tahoma"/>
          <w:color w:val="000000"/>
          <w:szCs w:val="20"/>
        </w:rPr>
        <w:t>)</w:t>
      </w:r>
      <w:r w:rsidR="006549D3" w:rsidRPr="006549D3">
        <w:rPr>
          <w:rFonts w:cs="Courier New"/>
          <w:szCs w:val="20"/>
        </w:rPr>
        <w:t xml:space="preserve">. </w:t>
      </w:r>
      <w:r w:rsidR="006549D3">
        <w:rPr>
          <w:rFonts w:cs="Courier New"/>
        </w:rPr>
        <w:t xml:space="preserve"> Set the Class qualifier to the fully qualified path</w:t>
      </w:r>
      <w:r>
        <w:rPr>
          <w:rFonts w:cs="Courier New"/>
        </w:rPr>
        <w:t xml:space="preserve"> of your custom implementation</w:t>
      </w:r>
      <w:r w:rsidR="006549D3">
        <w:rPr>
          <w:rFonts w:cs="Courier New"/>
        </w:rPr>
        <w:t xml:space="preserve"> (i.e.: </w:t>
      </w:r>
      <w:r w:rsidR="006549D3" w:rsidRPr="006549D3">
        <w:rPr>
          <w:rFonts w:ascii="Courier New" w:hAnsi="Courier New" w:cs="Courier New"/>
          <w:color w:val="000000"/>
          <w:szCs w:val="20"/>
        </w:rPr>
        <w:t>Arena.Custom.Cccev.CheckIn.Entity.</w:t>
      </w:r>
      <w:r w:rsidR="006549D3" w:rsidRPr="005518BF">
        <w:rPr>
          <w:rFonts w:ascii="Courier New" w:hAnsi="Courier New" w:cs="Courier New"/>
          <w:color w:val="31849B" w:themeColor="accent5" w:themeShade="BF"/>
          <w:szCs w:val="20"/>
        </w:rPr>
        <w:t>CccevSecurityCode</w:t>
      </w:r>
      <w:r w:rsidR="006549D3" w:rsidRPr="006549D3">
        <w:rPr>
          <w:rFonts w:cs="Tahoma"/>
          <w:color w:val="000000"/>
          <w:szCs w:val="20"/>
        </w:rPr>
        <w:t>)</w:t>
      </w:r>
      <w:r w:rsidR="006549D3" w:rsidRPr="006549D3">
        <w:rPr>
          <w:rFonts w:cs="Courier New"/>
          <w:szCs w:val="20"/>
        </w:rPr>
        <w:t>.</w:t>
      </w:r>
    </w:p>
    <w:p w:rsidR="00A660ED" w:rsidRDefault="00A660ED">
      <w:pPr>
        <w:rPr>
          <w:rFonts w:cs="Courier New"/>
          <w:szCs w:val="20"/>
        </w:rPr>
      </w:pPr>
      <w:r>
        <w:rPr>
          <w:rFonts w:cs="Courier New"/>
          <w:szCs w:val="20"/>
        </w:rPr>
        <w:br w:type="page"/>
      </w:r>
    </w:p>
    <w:p w:rsidR="00546002" w:rsidRDefault="00A660ED" w:rsidP="003D0F42">
      <w:r>
        <w:lastRenderedPageBreak/>
        <w:t xml:space="preserve">Once the new Lookup has been saved, you’ll want to copy down that new </w:t>
      </w:r>
      <w:r w:rsidRPr="00A660ED">
        <w:rPr>
          <w:rFonts w:ascii="Courier New" w:hAnsi="Courier New" w:cs="Courier New"/>
        </w:rPr>
        <w:t>LookupID</w:t>
      </w:r>
      <w:r>
        <w:t xml:space="preserve"> in </w:t>
      </w:r>
      <w:r w:rsidR="0001091D">
        <w:t>the ID column of the DataGrid.</w:t>
      </w:r>
    </w:p>
    <w:p w:rsidR="0001091D" w:rsidRDefault="0001091D" w:rsidP="003D0F42"/>
    <w:p w:rsidR="0001091D" w:rsidRDefault="009036C9" w:rsidP="003D0F42">
      <w:r>
        <w:t>Our SQL installer script should have created a new Organization setting</w:t>
      </w:r>
      <w:r w:rsidR="0001091D">
        <w:t xml:space="preserve"> </w:t>
      </w:r>
      <w:r>
        <w:t xml:space="preserve">on your Arena install named </w:t>
      </w:r>
      <w:r w:rsidR="0001091D">
        <w:t>“</w:t>
      </w:r>
      <w:r w:rsidR="007B4938">
        <w:t>Cccev.</w:t>
      </w:r>
      <w:r w:rsidR="0001091D">
        <w:t xml:space="preserve">SecurityCodeDefaultSystemID”.  </w:t>
      </w:r>
      <w:r>
        <w:t xml:space="preserve">You’ll need to edit that setting and replace the value of the default </w:t>
      </w:r>
      <w:r w:rsidRPr="009036C9">
        <w:rPr>
          <w:rFonts w:ascii="Courier New" w:hAnsi="Courier New" w:cs="Courier New"/>
        </w:rPr>
        <w:t>LookupID</w:t>
      </w:r>
      <w:r>
        <w:t xml:space="preserve"> with the one you just created.</w:t>
      </w:r>
    </w:p>
    <w:p w:rsidR="00CA070B" w:rsidRDefault="00CA070B" w:rsidP="003D0F42"/>
    <w:p w:rsidR="00CA070B" w:rsidRDefault="00CA070B" w:rsidP="003D0F42">
      <w:r>
        <w:t>With all that done, you’ll want to refresh your current portal’s server cache, and your new settings should be loaded in your Arena server’s memory.</w:t>
      </w:r>
    </w:p>
    <w:p w:rsidR="00CD56A1" w:rsidRDefault="00CD56A1" w:rsidP="003D0F42"/>
    <w:p w:rsidR="002109A3" w:rsidRDefault="00CD56A1" w:rsidP="002109A3">
      <w:pPr>
        <w:rPr>
          <w:rFonts w:cs="Courier New"/>
        </w:rPr>
      </w:pPr>
      <w:r>
        <w:t>Central’s provider makes some pretty heavy use of database functionality</w:t>
      </w:r>
      <w:r w:rsidR="002109A3">
        <w:t xml:space="preserve"> via the </w:t>
      </w:r>
      <w:r w:rsidR="002109A3" w:rsidRPr="002109A3">
        <w:rPr>
          <w:rFonts w:ascii="Courier New" w:hAnsi="Courier New" w:cs="Courier New"/>
        </w:rPr>
        <w:t>cust_cccev_ckin_security_code</w:t>
      </w:r>
      <w:r w:rsidR="002109A3">
        <w:t xml:space="preserve"> table and the stored procedures mentioned earlier:  </w:t>
      </w:r>
      <w:r w:rsidR="002109A3" w:rsidRPr="002109A3">
        <w:rPr>
          <w:rFonts w:ascii="Courier New" w:hAnsi="Courier New" w:cs="Courier New"/>
        </w:rPr>
        <w:t>cust_cccev_ckin_sp_insert_security_code_addNumbers</w:t>
      </w:r>
      <w:r w:rsidR="002109A3" w:rsidRPr="002109A3">
        <w:rPr>
          <w:rFonts w:cs="Courier New"/>
        </w:rPr>
        <w:t>,</w:t>
      </w:r>
      <w:r w:rsidR="002109A3" w:rsidRPr="002109A3">
        <w:rPr>
          <w:rFonts w:ascii="Courier New" w:hAnsi="Courier New" w:cs="Courier New"/>
        </w:rPr>
        <w:t xml:space="preserve"> cust_cccev_ckin_sp_update_security_code_clearAssignDate</w:t>
      </w:r>
      <w:r w:rsidR="002109A3" w:rsidRPr="002109A3">
        <w:rPr>
          <w:rFonts w:cs="Courier New"/>
        </w:rPr>
        <w:t>, and</w:t>
      </w:r>
      <w:r w:rsidR="002109A3" w:rsidRPr="002109A3">
        <w:rPr>
          <w:rFonts w:ascii="Courier New" w:hAnsi="Courier New" w:cs="Courier New"/>
        </w:rPr>
        <w:t xml:space="preserve"> cust_cccev_ckin_sp_get_security_code</w:t>
      </w:r>
      <w:r w:rsidR="002109A3">
        <w:rPr>
          <w:rFonts w:cs="Courier New"/>
        </w:rPr>
        <w:t>.</w:t>
      </w:r>
    </w:p>
    <w:p w:rsidR="009351D0" w:rsidRDefault="009351D0" w:rsidP="002109A3">
      <w:pPr>
        <w:rPr>
          <w:rFonts w:cs="Courier New"/>
        </w:rPr>
      </w:pPr>
    </w:p>
    <w:p w:rsidR="00CD56A1" w:rsidRDefault="009351D0" w:rsidP="002109A3">
      <w:pPr>
        <w:rPr>
          <w:rFonts w:cs="Courier New"/>
        </w:rPr>
      </w:pPr>
      <w:r>
        <w:rPr>
          <w:rFonts w:cs="Courier New"/>
        </w:rPr>
        <w:t xml:space="preserve">As I touched on earlier, the SQL installer scripts included with the Check-In Wizard module will create the above mentioned table and stored procedures in your database along with a SQL job.  </w:t>
      </w:r>
      <w:r w:rsidRPr="002109A3">
        <w:rPr>
          <w:rFonts w:ascii="Courier New" w:hAnsi="Courier New" w:cs="Courier New"/>
        </w:rPr>
        <w:t>cust_cccev_ckin_sp_insert_security_code_addNumbers</w:t>
      </w:r>
      <w:r>
        <w:rPr>
          <w:rFonts w:cs="Courier New"/>
        </w:rPr>
        <w:t xml:space="preserve"> will only ever be used when creating the </w:t>
      </w:r>
      <w:r w:rsidRPr="002109A3">
        <w:rPr>
          <w:rFonts w:ascii="Courier New" w:hAnsi="Courier New" w:cs="Courier New"/>
        </w:rPr>
        <w:t>cust_cccev_ckin_security_code</w:t>
      </w:r>
      <w:r>
        <w:rPr>
          <w:rFonts w:cs="Courier New"/>
        </w:rPr>
        <w:t xml:space="preserve"> table.  By default the table will be created, and the insert procedure will fill it with 9999 null rows.</w:t>
      </w:r>
    </w:p>
    <w:p w:rsidR="009351D0" w:rsidRDefault="009351D0" w:rsidP="002109A3">
      <w:pPr>
        <w:rPr>
          <w:rFonts w:cs="Courier New"/>
        </w:rPr>
      </w:pPr>
    </w:p>
    <w:p w:rsidR="009351D0" w:rsidRDefault="009351D0" w:rsidP="002109A3">
      <w:pPr>
        <w:rPr>
          <w:rFonts w:cs="Courier New"/>
        </w:rPr>
      </w:pPr>
      <w:r w:rsidRPr="002109A3">
        <w:rPr>
          <w:rFonts w:ascii="Courier New" w:hAnsi="Courier New" w:cs="Courier New"/>
        </w:rPr>
        <w:t>cust_cccev_ckin_sp_get_security_code</w:t>
      </w:r>
      <w:r>
        <w:rPr>
          <w:rFonts w:cs="Courier New"/>
        </w:rPr>
        <w:t xml:space="preserve"> is run every time a child checks in through the Check-In Wizard and we issue them a security code from our provider.  This procedure will grab the next null row in the database and assign the current date/time and a new GUID to the record.  The full security code itself is not stored in the database as a precautionary method.</w:t>
      </w:r>
    </w:p>
    <w:p w:rsidR="00DB549F" w:rsidRDefault="00DB549F" w:rsidP="002109A3">
      <w:pPr>
        <w:rPr>
          <w:rFonts w:cs="Courier New"/>
        </w:rPr>
      </w:pPr>
    </w:p>
    <w:p w:rsidR="00DB549F" w:rsidRPr="00DB549F" w:rsidRDefault="00DB549F" w:rsidP="002109A3">
      <w:pPr>
        <w:rPr>
          <w:rFonts w:cs="Courier New"/>
        </w:rPr>
      </w:pPr>
      <w:r>
        <w:rPr>
          <w:rFonts w:cs="Courier New"/>
        </w:rPr>
        <w:t xml:space="preserve">Every Friday, the SQL job created by the installer script will run the </w:t>
      </w:r>
      <w:r w:rsidRPr="002109A3">
        <w:rPr>
          <w:rFonts w:ascii="Courier New" w:hAnsi="Courier New" w:cs="Courier New"/>
        </w:rPr>
        <w:t>cust_cccev_ckin_sp_update_security_code_clearAssignDate</w:t>
      </w:r>
      <w:r>
        <w:rPr>
          <w:rFonts w:cs="Courier New"/>
        </w:rPr>
        <w:t xml:space="preserve"> procedure against the </w:t>
      </w:r>
      <w:r w:rsidRPr="002109A3">
        <w:rPr>
          <w:rFonts w:ascii="Courier New" w:hAnsi="Courier New" w:cs="Courier New"/>
        </w:rPr>
        <w:t>cust_cccev_ckin_security_code</w:t>
      </w:r>
      <w:r>
        <w:rPr>
          <w:rFonts w:cs="Courier New"/>
        </w:rPr>
        <w:t xml:space="preserve"> table, writing a null value to every date and GUID value for each record so the table can be reused each week.</w:t>
      </w:r>
    </w:p>
    <w:p w:rsidR="003F13B4" w:rsidRDefault="003F13B4" w:rsidP="003D0F42"/>
    <w:p w:rsidR="003F13B4" w:rsidRDefault="003F13B4" w:rsidP="003F13B4">
      <w:pPr>
        <w:pStyle w:val="Heading2"/>
      </w:pPr>
      <w:bookmarkStart w:id="18" w:name="_Toc246921787"/>
      <w:r>
        <w:t>3.02: Print</w:t>
      </w:r>
      <w:r w:rsidR="00CC0CDE">
        <w:t>er</w:t>
      </w:r>
      <w:r>
        <w:t xml:space="preserve"> Label Provider</w:t>
      </w:r>
      <w:bookmarkEnd w:id="18"/>
    </w:p>
    <w:p w:rsidR="003F13B4" w:rsidRDefault="003F13B4" w:rsidP="003F13B4"/>
    <w:p w:rsidR="003F13B4" w:rsidRDefault="00515B56" w:rsidP="003F13B4">
      <w:r>
        <w:t>Our second Provider implementation is for the printing of our labels (name tags, claim tickets, etc).  Again, we’ve supplied our implementation as a default, but this aspect of the Check-In Wizard is completely extendable if your ministry has very specific requirements.</w:t>
      </w:r>
    </w:p>
    <w:p w:rsidR="00515B56" w:rsidRDefault="00515B56" w:rsidP="003F13B4"/>
    <w:p w:rsidR="00515B56" w:rsidRDefault="00515B56" w:rsidP="003F13B4">
      <w:r>
        <w:t xml:space="preserve">Central’s approach was a little different than most.  Our children’s ministry, until the release of this Arena module, was using an older system that was developed in house by Nick and a few volunteers.  At Central, we already had our check-in labels established and designed specifically for our children’s ministry.  So, our default provider class, </w:t>
      </w:r>
      <w:r w:rsidRPr="00515B56">
        <w:rPr>
          <w:rFonts w:ascii="Courier New" w:hAnsi="Courier New" w:cs="Courier New"/>
          <w:color w:val="31849B" w:themeColor="accent5" w:themeShade="BF"/>
        </w:rPr>
        <w:t>CccevPrintLabel</w:t>
      </w:r>
      <w:r>
        <w:t xml:space="preserve"> is really just a façade for our existing class, </w:t>
      </w:r>
      <w:r>
        <w:rPr>
          <w:rFonts w:ascii="Courier New" w:hAnsi="Courier New" w:cs="Courier New"/>
          <w:color w:val="31849B" w:themeColor="accent5" w:themeShade="BF"/>
        </w:rPr>
        <w:t>Checkin</w:t>
      </w:r>
      <w:r w:rsidRPr="00515B56">
        <w:rPr>
          <w:rFonts w:ascii="Courier New" w:hAnsi="Courier New" w:cs="Courier New"/>
          <w:color w:val="31849B" w:themeColor="accent5" w:themeShade="BF"/>
        </w:rPr>
        <w:t>Label</w:t>
      </w:r>
      <w:r>
        <w:t>.</w:t>
      </w:r>
      <w:r w:rsidR="00436E13">
        <w:t xml:space="preserve">  We’ve supplied both classes as part of our default implementation.</w:t>
      </w:r>
    </w:p>
    <w:p w:rsidR="00436E13" w:rsidRDefault="00436E13" w:rsidP="003F13B4"/>
    <w:p w:rsidR="00436E13" w:rsidRDefault="00436E13" w:rsidP="003F13B4">
      <w:r>
        <w:lastRenderedPageBreak/>
        <w:t xml:space="preserve">If you are interested in creating your own label functionality, we’ve made the </w:t>
      </w:r>
      <w:r w:rsidRPr="00436E13">
        <w:rPr>
          <w:rFonts w:ascii="Courier New" w:hAnsi="Courier New" w:cs="Courier New"/>
          <w:color w:val="31849B" w:themeColor="accent5" w:themeShade="BF"/>
        </w:rPr>
        <w:t>IPrintLabel</w:t>
      </w:r>
      <w:r>
        <w:t xml:space="preserve"> interface available to be extended.  Like </w:t>
      </w:r>
      <w:r w:rsidRPr="00436E13">
        <w:rPr>
          <w:rFonts w:ascii="Courier New" w:hAnsi="Courier New" w:cs="Courier New"/>
          <w:color w:val="31849B" w:themeColor="accent5" w:themeShade="BF"/>
        </w:rPr>
        <w:t>ISecurityCode</w:t>
      </w:r>
      <w:r>
        <w:t xml:space="preserve">, </w:t>
      </w:r>
      <w:r w:rsidRPr="00436E13">
        <w:rPr>
          <w:rFonts w:ascii="Courier New" w:hAnsi="Courier New" w:cs="Courier New"/>
          <w:color w:val="31849B" w:themeColor="accent5" w:themeShade="BF"/>
        </w:rPr>
        <w:t>IPrintLabel</w:t>
      </w:r>
      <w:r>
        <w:t xml:space="preserve"> has only one method to implement: </w:t>
      </w:r>
      <w:r w:rsidRPr="00436E13">
        <w:rPr>
          <w:rFonts w:ascii="Courier New" w:hAnsi="Courier New" w:cs="Courier New"/>
        </w:rPr>
        <w:t>Print()</w:t>
      </w:r>
      <w:r>
        <w:t>.</w:t>
      </w:r>
    </w:p>
    <w:p w:rsidR="00251DE2" w:rsidRDefault="00251DE2" w:rsidP="003F13B4"/>
    <w:p w:rsidR="00251DE2" w:rsidRDefault="00251DE2" w:rsidP="003F13B4">
      <w:r>
        <w:t xml:space="preserve">From here, the rest of the provider class configuration is identical to that of Security Code’s.  Our installer will write the </w:t>
      </w:r>
      <w:r w:rsidRPr="00251DE2">
        <w:rPr>
          <w:rFonts w:ascii="Courier New" w:hAnsi="Courier New" w:cs="Courier New"/>
          <w:color w:val="31849B" w:themeColor="accent5" w:themeShade="BF"/>
        </w:rPr>
        <w:t>LookupType</w:t>
      </w:r>
      <w:r>
        <w:t xml:space="preserve"> for you in the Arena Administration’s Lookup area.  You’ll want to create your own </w:t>
      </w:r>
      <w:r w:rsidRPr="00251DE2">
        <w:rPr>
          <w:rFonts w:ascii="Courier New" w:hAnsi="Courier New" w:cs="Courier New"/>
          <w:color w:val="31849B" w:themeColor="accent5" w:themeShade="BF"/>
        </w:rPr>
        <w:t>Lookup</w:t>
      </w:r>
      <w:r>
        <w:t xml:space="preserve"> under the “Check</w:t>
      </w:r>
      <w:r w:rsidR="00EA71B6">
        <w:t>-I</w:t>
      </w:r>
      <w:r>
        <w:t>n Print Label</w:t>
      </w:r>
      <w:r w:rsidR="00EA71B6">
        <w:t xml:space="preserve"> System</w:t>
      </w:r>
      <w:r>
        <w:t xml:space="preserve">” </w:t>
      </w:r>
      <w:r w:rsidRPr="00251DE2">
        <w:rPr>
          <w:rFonts w:ascii="Courier New" w:hAnsi="Courier New" w:cs="Courier New"/>
          <w:color w:val="31849B" w:themeColor="accent5" w:themeShade="BF"/>
        </w:rPr>
        <w:t>LookupType</w:t>
      </w:r>
      <w:r>
        <w:t xml:space="preserve"> and make sure to map your assembly name to the “Namespace” qualifier and fully qualified path to the “Class” qualifier.</w:t>
      </w:r>
    </w:p>
    <w:p w:rsidR="00251DE2" w:rsidRDefault="00251DE2" w:rsidP="003F13B4"/>
    <w:p w:rsidR="00251DE2" w:rsidRDefault="00251DE2" w:rsidP="003F13B4">
      <w:r>
        <w:t>The installer script should have created a corresponding Organization Setting for you as well called “</w:t>
      </w:r>
      <w:r w:rsidR="001871E2">
        <w:t>Cccev.</w:t>
      </w:r>
      <w:r>
        <w:t xml:space="preserve">PrintLabelDefaultSystemID”.  You’ll want to make sure to change its value to match the </w:t>
      </w:r>
      <w:r w:rsidRPr="00251DE2">
        <w:rPr>
          <w:rFonts w:ascii="Courier New" w:hAnsi="Courier New" w:cs="Courier New"/>
        </w:rPr>
        <w:t>LookupID</w:t>
      </w:r>
      <w:r>
        <w:t xml:space="preserve"> of the new </w:t>
      </w:r>
      <w:r w:rsidRPr="00251DE2">
        <w:rPr>
          <w:rFonts w:ascii="Courier New" w:hAnsi="Courier New" w:cs="Courier New"/>
          <w:color w:val="31849B" w:themeColor="accent5" w:themeShade="BF"/>
        </w:rPr>
        <w:t>Lookup</w:t>
      </w:r>
      <w:r>
        <w:t xml:space="preserve"> you just created.</w:t>
      </w:r>
    </w:p>
    <w:p w:rsidR="006C0002" w:rsidRDefault="006C0002" w:rsidP="003F13B4"/>
    <w:p w:rsidR="00BD1BA7" w:rsidRDefault="006C0002" w:rsidP="003F13B4">
      <w:r>
        <w:t>After a quick portal cache refresh, your new</w:t>
      </w:r>
      <w:r w:rsidR="00D40214">
        <w:t xml:space="preserve"> custom</w:t>
      </w:r>
      <w:r>
        <w:t xml:space="preserve"> provider should be up and running</w:t>
      </w:r>
      <w:r w:rsidR="00C555C1">
        <w:t xml:space="preserve"> with the Check-In Wizard module.</w:t>
      </w:r>
    </w:p>
    <w:p w:rsidR="00150F1D" w:rsidRDefault="00150F1D" w:rsidP="003F13B4"/>
    <w:p w:rsidR="00C336C2" w:rsidRDefault="00C336C2" w:rsidP="003F13B4">
      <w:r>
        <w:t>As of version 1.2.0, we’ve included a new provider</w:t>
      </w:r>
      <w:r w:rsidR="0033419F">
        <w:t xml:space="preserve"> (</w:t>
      </w:r>
      <w:r w:rsidR="0033419F" w:rsidRPr="0033419F">
        <w:rPr>
          <w:rFonts w:ascii="Courier New" w:hAnsi="Courier New" w:cs="Courier New"/>
        </w:rPr>
        <w:t>Arena.Custom.Cccev.CheckIn.Entity.</w:t>
      </w:r>
      <w:r w:rsidR="0033419F" w:rsidRPr="0033419F">
        <w:rPr>
          <w:rFonts w:ascii="Courier New" w:hAnsi="Courier New" w:cs="Courier New"/>
          <w:color w:val="4BACC6" w:themeColor="accent5"/>
        </w:rPr>
        <w:t>RSPrintLabel</w:t>
      </w:r>
      <w:r w:rsidR="0033419F">
        <w:t>)</w:t>
      </w:r>
      <w:r>
        <w:t xml:space="preserve"> for Print Labels that utilizes Reporting Services.  This new provider is compatible with the labels that come out of the box with Arena by passing the </w:t>
      </w:r>
      <w:r w:rsidRPr="00C336C2">
        <w:rPr>
          <w:rFonts w:ascii="Courier New" w:hAnsi="Courier New" w:cs="Courier New"/>
        </w:rPr>
        <w:t>OccurrenceAttendanceID</w:t>
      </w:r>
      <w:r>
        <w:t xml:space="preserve"> field of the </w:t>
      </w:r>
      <w:r w:rsidRPr="00C336C2">
        <w:rPr>
          <w:rFonts w:ascii="Courier New" w:hAnsi="Courier New" w:cs="Courier New"/>
          <w:color w:val="4BACC6" w:themeColor="accent5"/>
        </w:rPr>
        <w:t>OccurrenceAttendance</w:t>
      </w:r>
      <w:r>
        <w:t xml:space="preserve"> record that gets generated during the Check-In process to the Reporting Services report.  This provider also allows configuration for At-Kiosk or At-Location printing via </w:t>
      </w:r>
      <w:r w:rsidRPr="00F82195">
        <w:rPr>
          <w:rFonts w:ascii="Courier New" w:hAnsi="Courier New" w:cs="Courier New"/>
          <w:color w:val="4BACC6" w:themeColor="accent5"/>
        </w:rPr>
        <w:t>OccurrenceTypeReport</w:t>
      </w:r>
      <w:r>
        <w:t>s.  For more information on setting up the new Reporting Services provider, please refer to the Check-In Wizard’s Administrator’s Guide.</w:t>
      </w:r>
    </w:p>
    <w:p w:rsidR="00BD1BA7" w:rsidRDefault="00BD1BA7">
      <w:r>
        <w:br w:type="page"/>
      </w:r>
    </w:p>
    <w:p w:rsidR="006C0002" w:rsidRDefault="00BD1BA7" w:rsidP="00BD1BA7">
      <w:pPr>
        <w:pStyle w:val="Heading1"/>
      </w:pPr>
      <w:bookmarkStart w:id="19" w:name="_Toc246921788"/>
      <w:r>
        <w:lastRenderedPageBreak/>
        <w:t>Skinning the Check-In Wizard</w:t>
      </w:r>
      <w:bookmarkEnd w:id="19"/>
    </w:p>
    <w:p w:rsidR="00BD1BA7" w:rsidRDefault="00C349E1" w:rsidP="00BD1BA7">
      <w:pPr>
        <w:pStyle w:val="Heading2"/>
      </w:pPr>
      <w:bookmarkStart w:id="20" w:name="_Toc246921789"/>
      <w:r>
        <w:t>4</w:t>
      </w:r>
      <w:r w:rsidR="00BD1BA7">
        <w:t>.00: CSS Overview</w:t>
      </w:r>
      <w:bookmarkEnd w:id="20"/>
    </w:p>
    <w:p w:rsidR="00BD1BA7" w:rsidRDefault="00BD1BA7" w:rsidP="00BD1BA7"/>
    <w:p w:rsidR="00CA22D6" w:rsidRDefault="00CA22D6" w:rsidP="00BD1BA7">
      <w:r>
        <w:t xml:space="preserve">The default skin that comes with the Check-In Wizard was designed with Central’s specific ministry needs in mind.  While you’re more than welcome to use our default skin, it’s more than reasonable to expect any churches who’d like to integrate our module with their Arena installation to want to tweak the look of the Wizard (or give it a complete overhaul).  There are a couple things you may want to keep in mind while hacking away at our CSS (found in the </w:t>
      </w:r>
      <w:r w:rsidRPr="00CA22D6">
        <w:rPr>
          <w:i/>
        </w:rPr>
        <w:t>UserControls/Custom/Cccev/checkin/Misc</w:t>
      </w:r>
      <w:r>
        <w:t xml:space="preserve"> folder).</w:t>
      </w:r>
    </w:p>
    <w:p w:rsidR="00C84C22" w:rsidRDefault="00C84C22" w:rsidP="00BD1BA7"/>
    <w:p w:rsidR="00C84C22" w:rsidRDefault="00C84C22" w:rsidP="00BD1BA7">
      <w:r>
        <w:t xml:space="preserve">As I mentioned earlier, the logic that drives the flow of the various views within the Check-In Wizard is merely toggling the </w:t>
      </w:r>
      <w:r w:rsidRPr="00C84C22">
        <w:rPr>
          <w:rFonts w:ascii="Courier New" w:hAnsi="Courier New" w:cs="Courier New"/>
        </w:rPr>
        <w:t>Visible</w:t>
      </w:r>
      <w:r>
        <w:t xml:space="preserve"> property on the appropriate </w:t>
      </w:r>
      <w:r w:rsidRPr="00C84C22">
        <w:rPr>
          <w:rFonts w:ascii="Courier New" w:hAnsi="Courier New" w:cs="Courier New"/>
        </w:rPr>
        <w:t>Panels</w:t>
      </w:r>
      <w:r>
        <w:t xml:space="preserve"> within the control itself.  Since each View is essentially its own complete UI, we have many CSS classes that are being reused consistently.</w:t>
      </w:r>
    </w:p>
    <w:p w:rsidR="00C84C22" w:rsidRDefault="00C84C22" w:rsidP="00BD1BA7"/>
    <w:p w:rsidR="00C84C22" w:rsidRDefault="00C84C22" w:rsidP="00BD1BA7">
      <w:r>
        <w:t>The footer for each page has a group of CSS classes defined that control its appearance</w:t>
      </w:r>
      <w:r w:rsidR="00016395">
        <w:t>:</w:t>
      </w:r>
    </w:p>
    <w:p w:rsidR="00016395" w:rsidRDefault="00016395" w:rsidP="00BD1BA7"/>
    <w:p w:rsidR="00016395" w:rsidRPr="00BC439A" w:rsidRDefault="00016395" w:rsidP="00016395">
      <w:pPr>
        <w:pStyle w:val="ListParagraph"/>
        <w:numPr>
          <w:ilvl w:val="0"/>
          <w:numId w:val="40"/>
        </w:numPr>
        <w:rPr>
          <w:rFonts w:ascii="Courier New" w:hAnsi="Courier New" w:cs="Courier New"/>
        </w:rPr>
      </w:pPr>
      <w:r w:rsidRPr="00BC439A">
        <w:rPr>
          <w:rFonts w:ascii="Courier New" w:hAnsi="Courier New" w:cs="Courier New"/>
        </w:rPr>
        <w:t>footer</w:t>
      </w:r>
    </w:p>
    <w:p w:rsidR="00016395" w:rsidRPr="00BC439A" w:rsidRDefault="00016395" w:rsidP="00016395">
      <w:pPr>
        <w:pStyle w:val="ListParagraph"/>
        <w:numPr>
          <w:ilvl w:val="0"/>
          <w:numId w:val="40"/>
        </w:numPr>
        <w:rPr>
          <w:rFonts w:ascii="Courier New" w:hAnsi="Courier New" w:cs="Courier New"/>
        </w:rPr>
      </w:pPr>
      <w:r w:rsidRPr="00BC439A">
        <w:rPr>
          <w:rFonts w:ascii="Courier New" w:hAnsi="Courier New" w:cs="Courier New"/>
        </w:rPr>
        <w:t>footerRight</w:t>
      </w:r>
    </w:p>
    <w:p w:rsidR="00016395" w:rsidRPr="00BC439A" w:rsidRDefault="00016395" w:rsidP="00016395">
      <w:pPr>
        <w:pStyle w:val="ListParagraph"/>
        <w:numPr>
          <w:ilvl w:val="0"/>
          <w:numId w:val="40"/>
        </w:numPr>
        <w:rPr>
          <w:rFonts w:ascii="Courier New" w:hAnsi="Courier New" w:cs="Courier New"/>
        </w:rPr>
      </w:pPr>
      <w:r w:rsidRPr="00BC439A">
        <w:rPr>
          <w:rFonts w:ascii="Courier New" w:hAnsi="Courier New" w:cs="Courier New"/>
        </w:rPr>
        <w:t>footerLeft</w:t>
      </w:r>
    </w:p>
    <w:p w:rsidR="00016395" w:rsidRPr="00BC439A" w:rsidRDefault="00016395" w:rsidP="00016395">
      <w:pPr>
        <w:pStyle w:val="ListParagraph"/>
        <w:numPr>
          <w:ilvl w:val="0"/>
          <w:numId w:val="40"/>
        </w:numPr>
        <w:rPr>
          <w:rFonts w:ascii="Courier New" w:hAnsi="Courier New" w:cs="Courier New"/>
        </w:rPr>
      </w:pPr>
      <w:r w:rsidRPr="00BC439A">
        <w:rPr>
          <w:rFonts w:ascii="Courier New" w:hAnsi="Courier New" w:cs="Courier New"/>
        </w:rPr>
        <w:t>cancelButton</w:t>
      </w:r>
    </w:p>
    <w:p w:rsidR="00016395" w:rsidRPr="00BC439A" w:rsidRDefault="00016395" w:rsidP="00016395">
      <w:pPr>
        <w:pStyle w:val="ListParagraph"/>
        <w:numPr>
          <w:ilvl w:val="0"/>
          <w:numId w:val="40"/>
        </w:numPr>
        <w:rPr>
          <w:rFonts w:ascii="Courier New" w:hAnsi="Courier New" w:cs="Courier New"/>
        </w:rPr>
      </w:pPr>
      <w:r w:rsidRPr="00BC439A">
        <w:rPr>
          <w:rFonts w:ascii="Courier New" w:hAnsi="Courier New" w:cs="Courier New"/>
        </w:rPr>
        <w:t>nextButton</w:t>
      </w:r>
    </w:p>
    <w:p w:rsidR="00016395" w:rsidRDefault="00016395" w:rsidP="00016395">
      <w:r>
        <w:t>These five classes essentially define the entire look and feel of the footer on just about every view.</w:t>
      </w:r>
    </w:p>
    <w:p w:rsidR="002C06C7" w:rsidRDefault="002C06C7" w:rsidP="00016395"/>
    <w:p w:rsidR="002C06C7" w:rsidRDefault="002C06C7" w:rsidP="00016395">
      <w:r>
        <w:t>Any buttons can be re-skinned as well.  One important thing to remember:  Since we’ve given our buttons lots of custom styling (background images, etc), we have more than one CSS class to define how</w:t>
      </w:r>
      <w:r w:rsidR="00A27E00">
        <w:t xml:space="preserve"> they look in enabled,</w:t>
      </w:r>
      <w:r>
        <w:t xml:space="preserve"> disabled</w:t>
      </w:r>
      <w:r w:rsidR="00A27E00">
        <w:t xml:space="preserve"> or selected</w:t>
      </w:r>
      <w:r>
        <w:t xml:space="preserve"> states.</w:t>
      </w:r>
    </w:p>
    <w:p w:rsidR="002C06C7" w:rsidRDefault="002C06C7" w:rsidP="00016395"/>
    <w:p w:rsidR="002C06C7" w:rsidRPr="00BC439A" w:rsidRDefault="002C06C7" w:rsidP="002C06C7">
      <w:pPr>
        <w:pStyle w:val="ListParagraph"/>
        <w:numPr>
          <w:ilvl w:val="0"/>
          <w:numId w:val="41"/>
        </w:numPr>
        <w:rPr>
          <w:rFonts w:ascii="Courier New" w:hAnsi="Courier New" w:cs="Courier New"/>
        </w:rPr>
      </w:pPr>
      <w:r w:rsidRPr="00BC439A">
        <w:rPr>
          <w:rFonts w:ascii="Courier New" w:hAnsi="Courier New" w:cs="Courier New"/>
        </w:rPr>
        <w:t>dataButton</w:t>
      </w:r>
    </w:p>
    <w:p w:rsidR="002C06C7" w:rsidRPr="00BC439A" w:rsidRDefault="002C06C7" w:rsidP="002C06C7">
      <w:pPr>
        <w:pStyle w:val="ListParagraph"/>
        <w:numPr>
          <w:ilvl w:val="0"/>
          <w:numId w:val="41"/>
        </w:numPr>
        <w:rPr>
          <w:rFonts w:ascii="Courier New" w:hAnsi="Courier New" w:cs="Courier New"/>
        </w:rPr>
      </w:pPr>
      <w:r w:rsidRPr="00BC439A">
        <w:rPr>
          <w:rFonts w:ascii="Courier New" w:hAnsi="Courier New" w:cs="Courier New"/>
        </w:rPr>
        <w:t>dataButtonInactive</w:t>
      </w:r>
    </w:p>
    <w:p w:rsidR="002C06C7" w:rsidRPr="00BC439A" w:rsidRDefault="002C06C7" w:rsidP="002C06C7">
      <w:pPr>
        <w:pStyle w:val="ListParagraph"/>
        <w:numPr>
          <w:ilvl w:val="0"/>
          <w:numId w:val="41"/>
        </w:numPr>
        <w:rPr>
          <w:rFonts w:ascii="Courier New" w:hAnsi="Courier New" w:cs="Courier New"/>
        </w:rPr>
      </w:pPr>
      <w:r w:rsidRPr="00BC439A">
        <w:rPr>
          <w:rFonts w:ascii="Courier New" w:hAnsi="Courier New" w:cs="Courier New"/>
        </w:rPr>
        <w:t>dataButtonSelected</w:t>
      </w:r>
    </w:p>
    <w:p w:rsidR="002C06C7" w:rsidRPr="00BC439A" w:rsidRDefault="002C06C7" w:rsidP="002C06C7">
      <w:pPr>
        <w:pStyle w:val="ListParagraph"/>
        <w:numPr>
          <w:ilvl w:val="0"/>
          <w:numId w:val="41"/>
        </w:numPr>
        <w:rPr>
          <w:rFonts w:ascii="Courier New" w:hAnsi="Courier New" w:cs="Courier New"/>
        </w:rPr>
      </w:pPr>
      <w:r w:rsidRPr="00BC439A">
        <w:rPr>
          <w:rFonts w:ascii="Courier New" w:hAnsi="Courier New" w:cs="Courier New"/>
        </w:rPr>
        <w:t>nameButton</w:t>
      </w:r>
    </w:p>
    <w:p w:rsidR="002C06C7" w:rsidRPr="00BC439A" w:rsidRDefault="002C06C7" w:rsidP="002C06C7">
      <w:pPr>
        <w:pStyle w:val="ListParagraph"/>
        <w:numPr>
          <w:ilvl w:val="0"/>
          <w:numId w:val="41"/>
        </w:numPr>
        <w:rPr>
          <w:rFonts w:ascii="Courier New" w:hAnsi="Courier New" w:cs="Courier New"/>
        </w:rPr>
      </w:pPr>
      <w:r w:rsidRPr="00BC439A">
        <w:rPr>
          <w:rFonts w:ascii="Courier New" w:hAnsi="Courier New" w:cs="Courier New"/>
        </w:rPr>
        <w:t>phoneButton</w:t>
      </w:r>
    </w:p>
    <w:p w:rsidR="008E089C" w:rsidRDefault="008E089C">
      <w:r>
        <w:br w:type="page"/>
      </w:r>
    </w:p>
    <w:p w:rsidR="002C06C7" w:rsidRDefault="002C06C7" w:rsidP="002C06C7"/>
    <w:p w:rsidR="00016395" w:rsidRDefault="008E089C" w:rsidP="00BD1BA7">
      <w:r>
        <w:t>We’ve also defined several text-related CSS classes to control the way text is rendered out to the browser:</w:t>
      </w:r>
    </w:p>
    <w:p w:rsidR="008E089C" w:rsidRDefault="008E089C" w:rsidP="00BD1BA7"/>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footerText</w:t>
      </w:r>
    </w:p>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footerCaption</w:t>
      </w:r>
    </w:p>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footerError</w:t>
      </w:r>
    </w:p>
    <w:p w:rsidR="008E089C" w:rsidRPr="00BC439A" w:rsidRDefault="008E089C" w:rsidP="008E089C">
      <w:pPr>
        <w:pStyle w:val="ListParagraph"/>
        <w:numPr>
          <w:ilvl w:val="0"/>
          <w:numId w:val="42"/>
        </w:numPr>
        <w:rPr>
          <w:rFonts w:cs="Courier New"/>
        </w:rPr>
      </w:pPr>
      <w:r w:rsidRPr="00BC439A">
        <w:rPr>
          <w:rFonts w:ascii="Courier New" w:hAnsi="Courier New" w:cs="Courier New"/>
        </w:rPr>
        <w:t xml:space="preserve">checkinText </w:t>
      </w:r>
      <w:r w:rsidRPr="00BC439A">
        <w:rPr>
          <w:rFonts w:cs="Courier New"/>
        </w:rPr>
        <w:t xml:space="preserve">(body text and specific to </w:t>
      </w:r>
      <w:r w:rsidRPr="00A52E4E">
        <w:rPr>
          <w:rFonts w:ascii="Courier New" w:hAnsi="Courier New" w:cs="Courier New"/>
        </w:rPr>
        <w:t>&lt;h3&gt;</w:t>
      </w:r>
      <w:r w:rsidRPr="00BC439A">
        <w:rPr>
          <w:rFonts w:cs="Courier New"/>
        </w:rPr>
        <w:t xml:space="preserve"> tags)</w:t>
      </w:r>
    </w:p>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confirmText</w:t>
      </w:r>
    </w:p>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classroomText</w:t>
      </w:r>
    </w:p>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errorText</w:t>
      </w:r>
    </w:p>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checkinCaption</w:t>
      </w:r>
    </w:p>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errorCaption</w:t>
      </w:r>
    </w:p>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confirmError</w:t>
      </w:r>
    </w:p>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success</w:t>
      </w:r>
    </w:p>
    <w:p w:rsidR="008E089C" w:rsidRPr="00BC439A" w:rsidRDefault="008E089C" w:rsidP="008E089C">
      <w:pPr>
        <w:pStyle w:val="ListParagraph"/>
        <w:numPr>
          <w:ilvl w:val="0"/>
          <w:numId w:val="42"/>
        </w:numPr>
        <w:rPr>
          <w:rFonts w:ascii="Courier New" w:hAnsi="Courier New" w:cs="Courier New"/>
        </w:rPr>
      </w:pPr>
      <w:r w:rsidRPr="00BC439A">
        <w:rPr>
          <w:rFonts w:ascii="Courier New" w:hAnsi="Courier New" w:cs="Courier New"/>
        </w:rPr>
        <w:t>fail</w:t>
      </w:r>
    </w:p>
    <w:p w:rsidR="008E089C" w:rsidRDefault="00921087" w:rsidP="008E089C">
      <w:r>
        <w:t>Additionally, we’ve</w:t>
      </w:r>
      <w:r w:rsidR="00BC439A">
        <w:t xml:space="preserve"> implemented some styling that overrides the default AJAX “Loading” progress indicator for Arena on every state except for the Init state.  If you dislike the spinning progress indicator we’ve added, you can simply modify the contents of </w:t>
      </w:r>
      <w:r w:rsidR="00BC439A" w:rsidRPr="00BC439A">
        <w:rPr>
          <w:rFonts w:ascii="Courier New" w:hAnsi="Courier New" w:cs="Courier New"/>
        </w:rPr>
        <w:t>ajaxLargeProgress</w:t>
      </w:r>
      <w:r w:rsidR="00BC439A">
        <w:t xml:space="preserve"> CSS class</w:t>
      </w:r>
      <w:r w:rsidR="00EE3EBD">
        <w:t xml:space="preserve"> to suit your </w:t>
      </w:r>
      <w:r w:rsidR="00A32145">
        <w:t>taste</w:t>
      </w:r>
      <w:r w:rsidR="00BC439A">
        <w:t>.</w:t>
      </w:r>
    </w:p>
    <w:p w:rsidR="00BC439A" w:rsidRDefault="00BC439A" w:rsidP="008E089C"/>
    <w:p w:rsidR="00C12B03" w:rsidRDefault="00C349E1" w:rsidP="00C12B03">
      <w:pPr>
        <w:pStyle w:val="Heading2"/>
      </w:pPr>
      <w:bookmarkStart w:id="21" w:name="_Toc246921790"/>
      <w:r>
        <w:t>4</w:t>
      </w:r>
      <w:r w:rsidR="00C12B03">
        <w:t>.01: Suggested Best Practices</w:t>
      </w:r>
      <w:bookmarkEnd w:id="21"/>
    </w:p>
    <w:p w:rsidR="00BC439A" w:rsidRDefault="00BC439A" w:rsidP="00BC439A"/>
    <w:p w:rsidR="00BC439A" w:rsidRDefault="00BC439A" w:rsidP="00BC439A">
      <w:r>
        <w:t>When re-skinning your installation of the Check-In Wizard, there are a couple of guidelines that may make things a little easier for you.</w:t>
      </w:r>
    </w:p>
    <w:p w:rsidR="00BC439A" w:rsidRDefault="00BC439A" w:rsidP="00BC439A"/>
    <w:p w:rsidR="00BC439A" w:rsidRDefault="00BC439A" w:rsidP="00BC439A">
      <w:r>
        <w:t xml:space="preserve">If you are attempting to modify the default checkin.css file included in the module, it might be a good idea to make a backup copy of it, or start by making a copy of checkin.css and </w:t>
      </w:r>
      <w:r w:rsidR="00A52E4E">
        <w:t xml:space="preserve">renaming it to something else.  </w:t>
      </w:r>
      <w:r>
        <w:t>We have exposed a module setting that will allow you to change the CSS file associated with the page.</w:t>
      </w:r>
      <w:r w:rsidR="00A52E4E">
        <w:t xml:space="preserve">  The module setting controls the relative path of the style sheet in the </w:t>
      </w:r>
      <w:r w:rsidR="00A52E4E" w:rsidRPr="00A52E4E">
        <w:rPr>
          <w:rFonts w:ascii="Courier New" w:hAnsi="Courier New" w:cs="Courier New"/>
        </w:rPr>
        <w:t>&lt;link&gt;</w:t>
      </w:r>
      <w:r w:rsidR="00A52E4E">
        <w:t xml:space="preserve"> tag being rendered to the HTML page header.</w:t>
      </w:r>
      <w:r w:rsidR="0054491B">
        <w:t xml:space="preserve">  This is not a required module setting, and if left blank, it will point to the default</w:t>
      </w:r>
      <w:r w:rsidR="002D78F9">
        <w:t xml:space="preserve"> file: checkin.css.</w:t>
      </w:r>
    </w:p>
    <w:p w:rsidR="0055501A" w:rsidRDefault="0055501A"/>
    <w:p w:rsidR="00C349E1" w:rsidRDefault="00C349E1" w:rsidP="00C349E1">
      <w:pPr>
        <w:pStyle w:val="Heading2"/>
      </w:pPr>
      <w:bookmarkStart w:id="22" w:name="_Toc246921791"/>
      <w:r>
        <w:t>4.02: Templating</w:t>
      </w:r>
      <w:bookmarkEnd w:id="22"/>
    </w:p>
    <w:p w:rsidR="00C349E1" w:rsidRDefault="00C349E1" w:rsidP="00C349E1"/>
    <w:p w:rsidR="008367A0" w:rsidRPr="00C349E1" w:rsidRDefault="008367A0" w:rsidP="00C349E1">
      <w:r>
        <w:t>For the Check-In Wizard, we’ve included a blank template file that you’ll need to be sure to add.  The CSS and .ascx file define the look of the module.</w:t>
      </w:r>
      <w:r w:rsidR="0055501A">
        <w:t xml:space="preserve">  The module could easily be wrapped in a different </w:t>
      </w:r>
      <w:r w:rsidR="00EF7B3D">
        <w:t>template;</w:t>
      </w:r>
      <w:r w:rsidR="0055501A">
        <w:t xml:space="preserve"> however, I would probably recommend modifying the CSS file that controls the template’s appearance to more easily accommodate a wrapped interface.  The default skin</w:t>
      </w:r>
      <w:r w:rsidR="00DB7826">
        <w:t>/</w:t>
      </w:r>
      <w:r w:rsidR="00E942E9">
        <w:t>template</w:t>
      </w:r>
      <w:r w:rsidR="0055501A">
        <w:t xml:space="preserve"> is formatted to fill a 1024 x 768 monitor.</w:t>
      </w:r>
    </w:p>
    <w:sectPr w:rsidR="008367A0" w:rsidRPr="00C349E1" w:rsidSect="00DC681C">
      <w:headerReference w:type="default" r:id="rId24"/>
      <w:footerReference w:type="even" r:id="rId25"/>
      <w:footerReference w:type="default" r:id="rId26"/>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3672" w:rsidRDefault="00213672">
      <w:r>
        <w:separator/>
      </w:r>
    </w:p>
  </w:endnote>
  <w:endnote w:type="continuationSeparator" w:id="0">
    <w:p w:rsidR="00213672" w:rsidRDefault="0021367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4C22" w:rsidRDefault="00253EEE" w:rsidP="009F78C3">
    <w:pPr>
      <w:pStyle w:val="Footer"/>
      <w:framePr w:wrap="around" w:vAnchor="text" w:hAnchor="margin" w:xAlign="right" w:y="1"/>
      <w:rPr>
        <w:rStyle w:val="PageNumber"/>
      </w:rPr>
    </w:pPr>
    <w:r>
      <w:rPr>
        <w:rStyle w:val="PageNumber"/>
      </w:rPr>
      <w:fldChar w:fldCharType="begin"/>
    </w:r>
    <w:r w:rsidR="00C84C22">
      <w:rPr>
        <w:rStyle w:val="PageNumber"/>
      </w:rPr>
      <w:instrText xml:space="preserve">PAGE  </w:instrText>
    </w:r>
    <w:r>
      <w:rPr>
        <w:rStyle w:val="PageNumber"/>
      </w:rPr>
      <w:fldChar w:fldCharType="end"/>
    </w:r>
  </w:p>
  <w:p w:rsidR="00C84C22" w:rsidRDefault="00C84C22"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4C22" w:rsidRPr="00642044" w:rsidRDefault="00A633A9" w:rsidP="00F23627">
    <w:pPr>
      <w:pStyle w:val="Footer"/>
      <w:pBdr>
        <w:top w:val="single" w:sz="24" w:space="1" w:color="9BBB59"/>
      </w:pBdr>
      <w:jc w:val="right"/>
      <w:rPr>
        <w:iCs/>
        <w:color w:val="8C8C8C"/>
      </w:rPr>
    </w:pPr>
    <w:r>
      <w:rPr>
        <w:iCs/>
        <w:color w:val="8C8C8C"/>
      </w:rPr>
      <w:t>Check-in Wizard v1.2.0 for Arena</w:t>
    </w:r>
    <w:r>
      <w:rPr>
        <w:iCs/>
        <w:color w:val="8C8C8C"/>
      </w:rPr>
      <w:t xml:space="preserve"> </w:t>
    </w:r>
    <w:r>
      <w:rPr>
        <w:iCs/>
        <w:color w:val="8C8C8C"/>
      </w:rPr>
      <w:t>v</w:t>
    </w:r>
    <w:r w:rsidR="00C84C22">
      <w:rPr>
        <w:iCs/>
        <w:color w:val="8C8C8C"/>
      </w:rPr>
      <w:t>200</w:t>
    </w:r>
    <w:r>
      <w:rPr>
        <w:iCs/>
        <w:color w:val="8C8C8C"/>
      </w:rPr>
      <w:t>9</w:t>
    </w:r>
    <w:r w:rsidR="00C84C22">
      <w:rPr>
        <w:iCs/>
        <w:color w:val="8C8C8C"/>
      </w:rPr>
      <w:t>.</w:t>
    </w:r>
    <w:r>
      <w:rPr>
        <w:iCs/>
        <w:color w:val="8C8C8C"/>
      </w:rPr>
      <w:t>1</w:t>
    </w:r>
  </w:p>
  <w:p w:rsidR="00C84C22" w:rsidRDefault="00C84C22" w:rsidP="00F23627">
    <w:pPr>
      <w:pStyle w:val="Footer"/>
    </w:pPr>
    <w:r>
      <w:rPr>
        <w:noProof/>
      </w:rPr>
      <w:drawing>
        <wp:anchor distT="0" distB="0" distL="114300" distR="114300" simplePos="0" relativeHeight="251657728" behindDoc="1" locked="0" layoutInCell="1" allowOverlap="0">
          <wp:simplePos x="0" y="0"/>
          <wp:positionH relativeFrom="column">
            <wp:align>left</wp:align>
          </wp:positionH>
          <wp:positionV relativeFrom="paragraph">
            <wp:posOffset>-154305</wp:posOffset>
          </wp:positionV>
          <wp:extent cx="2468880" cy="600075"/>
          <wp:effectExtent l="19050" t="0" r="7620" b="0"/>
          <wp:wrapNone/>
          <wp:docPr id="18" name="Picture 17" descr="ArenaCommunityDocumentFooter_i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enaCommunityDocumentFooter_invert"/>
                  <pic:cNvPicPr>
                    <a:picLocks noChangeAspect="1" noChangeArrowheads="1"/>
                  </pic:cNvPicPr>
                </pic:nvPicPr>
                <pic:blipFill>
                  <a:blip r:embed="rId1"/>
                  <a:srcRect/>
                  <a:stretch>
                    <a:fillRect/>
                  </a:stretch>
                </pic:blipFill>
                <pic:spPr bwMode="auto">
                  <a:xfrm>
                    <a:off x="0" y="0"/>
                    <a:ext cx="2468880" cy="600075"/>
                  </a:xfrm>
                  <a:prstGeom prst="rect">
                    <a:avLst/>
                  </a:prstGeom>
                  <a:noFill/>
                  <a:ln w="9525">
                    <a:noFill/>
                    <a:miter lim="800000"/>
                    <a:headEnd/>
                    <a:tailEnd/>
                  </a:ln>
                </pic:spPr>
              </pic:pic>
            </a:graphicData>
          </a:graphic>
        </wp:anchor>
      </w:drawing>
    </w:r>
  </w:p>
  <w:p w:rsidR="00C84C22" w:rsidRDefault="00C84C22"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3672" w:rsidRDefault="00213672">
      <w:r>
        <w:separator/>
      </w:r>
    </w:p>
  </w:footnote>
  <w:footnote w:type="continuationSeparator" w:id="0">
    <w:p w:rsidR="00213672" w:rsidRDefault="002136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4C22" w:rsidRDefault="00253EEE"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C84C22" w:rsidRPr="00F23627" w:rsidRDefault="00253EEE"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00C84C22"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A633A9">
                  <w:rPr>
                    <w:rFonts w:ascii="Verdana" w:hAnsi="Verdana"/>
                    <w:noProof/>
                    <w:sz w:val="24"/>
                    <w:szCs w:val="24"/>
                  </w:rPr>
                  <w:t>3</w:t>
                </w:r>
                <w:r w:rsidRPr="00F23627">
                  <w:rPr>
                    <w:rFonts w:ascii="Verdana" w:hAnsi="Verdana"/>
                    <w:sz w:val="24"/>
                    <w:szCs w:val="24"/>
                  </w:rPr>
                  <w:fldChar w:fldCharType="end"/>
                </w:r>
              </w:p>
            </w:txbxContent>
          </v:textbox>
          <w10:wrap anchorx="page" anchory="margin"/>
        </v:shape>
      </w:pict>
    </w:r>
    <w:r w:rsidR="00C84C22">
      <w:rPr>
        <w:noProof/>
      </w:rPr>
      <w:t>Check-In Wizard Developer’s Guide</w:t>
    </w:r>
    <w:r w:rsidR="00C84C22">
      <w:t xml:space="preserve"> Guide </w:t>
    </w:r>
  </w:p>
  <w:p w:rsidR="00C84C22" w:rsidRPr="00AE7E93" w:rsidRDefault="00253EEE"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sidR="00C84C22">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in;height:3in" o:bullet="t"/>
    </w:pict>
  </w:numPicBullet>
  <w:numPicBullet w:numPicBulletId="1">
    <w:pict>
      <v:shape id="_x0000_i1036" type="#_x0000_t75" style="width:3in;height:3in" o:bullet="t"/>
    </w:pict>
  </w:numPicBullet>
  <w:numPicBullet w:numPicBulletId="2">
    <w:pict>
      <v:shape id="_x0000_i1037" type="#_x0000_t75" style="width:3in;height:3in" o:bullet="t"/>
    </w:pict>
  </w:numPicBullet>
  <w:abstractNum w:abstractNumId="0">
    <w:nsid w:val="FFFFFF7C"/>
    <w:multiLevelType w:val="singleLevel"/>
    <w:tmpl w:val="1DD27FD2"/>
    <w:lvl w:ilvl="0">
      <w:start w:val="1"/>
      <w:numFmt w:val="decimal"/>
      <w:lvlText w:val="%1."/>
      <w:lvlJc w:val="left"/>
      <w:pPr>
        <w:tabs>
          <w:tab w:val="num" w:pos="1800"/>
        </w:tabs>
        <w:ind w:left="1800" w:hanging="360"/>
      </w:pPr>
    </w:lvl>
  </w:abstractNum>
  <w:abstractNum w:abstractNumId="1">
    <w:nsid w:val="FFFFFF7D"/>
    <w:multiLevelType w:val="singleLevel"/>
    <w:tmpl w:val="68588516"/>
    <w:lvl w:ilvl="0">
      <w:start w:val="1"/>
      <w:numFmt w:val="decimal"/>
      <w:lvlText w:val="%1."/>
      <w:lvlJc w:val="left"/>
      <w:pPr>
        <w:tabs>
          <w:tab w:val="num" w:pos="1440"/>
        </w:tabs>
        <w:ind w:left="1440" w:hanging="360"/>
      </w:pPr>
    </w:lvl>
  </w:abstractNum>
  <w:abstractNum w:abstractNumId="2">
    <w:nsid w:val="FFFFFF7E"/>
    <w:multiLevelType w:val="singleLevel"/>
    <w:tmpl w:val="006801C4"/>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D8E8F8A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31C7C0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45A5C8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DD722FF"/>
    <w:multiLevelType w:val="hybridMultilevel"/>
    <w:tmpl w:val="8B860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CCE3238"/>
    <w:multiLevelType w:val="hybridMultilevel"/>
    <w:tmpl w:val="D91C85AA"/>
    <w:lvl w:ilvl="0" w:tplc="41AA666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0B04E6"/>
    <w:multiLevelType w:val="hybridMultilevel"/>
    <w:tmpl w:val="2438C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B4B18A0"/>
    <w:multiLevelType w:val="hybridMultilevel"/>
    <w:tmpl w:val="D3D8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8B4AC1"/>
    <w:multiLevelType w:val="hybridMultilevel"/>
    <w:tmpl w:val="2CB48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4C911DE"/>
    <w:multiLevelType w:val="hybridMultilevel"/>
    <w:tmpl w:val="3452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nsid w:val="7AF97C4B"/>
    <w:multiLevelType w:val="hybridMultilevel"/>
    <w:tmpl w:val="2E0E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3634D6"/>
    <w:multiLevelType w:val="hybridMultilevel"/>
    <w:tmpl w:val="4C48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1"/>
  </w:num>
  <w:num w:numId="3">
    <w:abstractNumId w:val="26"/>
  </w:num>
  <w:num w:numId="4">
    <w:abstractNumId w:val="10"/>
  </w:num>
  <w:num w:numId="5">
    <w:abstractNumId w:val="23"/>
  </w:num>
  <w:num w:numId="6">
    <w:abstractNumId w:val="11"/>
  </w:num>
  <w:num w:numId="7">
    <w:abstractNumId w:val="33"/>
  </w:num>
  <w:num w:numId="8">
    <w:abstractNumId w:val="14"/>
  </w:num>
  <w:num w:numId="9">
    <w:abstractNumId w:val="17"/>
  </w:num>
  <w:num w:numId="10">
    <w:abstractNumId w:val="29"/>
  </w:num>
  <w:num w:numId="11">
    <w:abstractNumId w:val="32"/>
  </w:num>
  <w:num w:numId="12">
    <w:abstractNumId w:val="20"/>
  </w:num>
  <w:num w:numId="13">
    <w:abstractNumId w:val="38"/>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1"/>
  </w:num>
  <w:num w:numId="24">
    <w:abstractNumId w:val="24"/>
  </w:num>
  <w:num w:numId="25">
    <w:abstractNumId w:val="35"/>
  </w:num>
  <w:num w:numId="26">
    <w:abstractNumId w:val="3"/>
    <w:lvlOverride w:ilvl="0">
      <w:startOverride w:val="1"/>
    </w:lvlOverride>
  </w:num>
  <w:num w:numId="27">
    <w:abstractNumId w:val="3"/>
    <w:lvlOverride w:ilvl="0">
      <w:startOverride w:val="1"/>
    </w:lvlOverride>
  </w:num>
  <w:num w:numId="28">
    <w:abstractNumId w:val="22"/>
  </w:num>
  <w:num w:numId="29">
    <w:abstractNumId w:val="25"/>
  </w:num>
  <w:num w:numId="30">
    <w:abstractNumId w:val="8"/>
    <w:lvlOverride w:ilvl="0">
      <w:startOverride w:val="1"/>
    </w:lvlOverride>
  </w:num>
  <w:num w:numId="31">
    <w:abstractNumId w:val="18"/>
  </w:num>
  <w:num w:numId="32">
    <w:abstractNumId w:val="16"/>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13"/>
  </w:num>
  <w:num w:numId="36">
    <w:abstractNumId w:val="15"/>
  </w:num>
  <w:num w:numId="37">
    <w:abstractNumId w:val="36"/>
  </w:num>
  <w:num w:numId="38">
    <w:abstractNumId w:val="34"/>
  </w:num>
  <w:num w:numId="39">
    <w:abstractNumId w:val="27"/>
  </w:num>
  <w:num w:numId="40">
    <w:abstractNumId w:val="12"/>
  </w:num>
  <w:num w:numId="41">
    <w:abstractNumId w:val="19"/>
  </w:num>
  <w:num w:numId="42">
    <w:abstractNumId w:val="3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stylePaneFormatFilter w:val="0004"/>
  <w:trackRevisions/>
  <w:defaultTabStop w:val="720"/>
  <w:drawingGridHorizontalSpacing w:val="144"/>
  <w:drawingGridVerticalSpacing w:val="144"/>
  <w:noPunctuationKerning/>
  <w:characterSpacingControl w:val="doNotCompress"/>
  <w:hdrShapeDefaults>
    <o:shapedefaults v:ext="edit" spidmax="8194"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6CD6"/>
    <w:rsid w:val="00007C92"/>
    <w:rsid w:val="00007F0C"/>
    <w:rsid w:val="00007FAD"/>
    <w:rsid w:val="0001091D"/>
    <w:rsid w:val="00011055"/>
    <w:rsid w:val="00011527"/>
    <w:rsid w:val="00011E78"/>
    <w:rsid w:val="00014325"/>
    <w:rsid w:val="00016395"/>
    <w:rsid w:val="000168C0"/>
    <w:rsid w:val="0002055F"/>
    <w:rsid w:val="00021544"/>
    <w:rsid w:val="00024AA6"/>
    <w:rsid w:val="00025FA9"/>
    <w:rsid w:val="0003066A"/>
    <w:rsid w:val="0003305D"/>
    <w:rsid w:val="000352B7"/>
    <w:rsid w:val="00036DCD"/>
    <w:rsid w:val="0004572D"/>
    <w:rsid w:val="000546AA"/>
    <w:rsid w:val="000608F7"/>
    <w:rsid w:val="00061231"/>
    <w:rsid w:val="000619BA"/>
    <w:rsid w:val="00061E1C"/>
    <w:rsid w:val="00061EEC"/>
    <w:rsid w:val="00062782"/>
    <w:rsid w:val="0006283A"/>
    <w:rsid w:val="000645C6"/>
    <w:rsid w:val="000647A4"/>
    <w:rsid w:val="00065A4C"/>
    <w:rsid w:val="00065F8D"/>
    <w:rsid w:val="00067B4F"/>
    <w:rsid w:val="000709DC"/>
    <w:rsid w:val="00071122"/>
    <w:rsid w:val="00071E52"/>
    <w:rsid w:val="0007316C"/>
    <w:rsid w:val="00074468"/>
    <w:rsid w:val="00074E3B"/>
    <w:rsid w:val="000752B0"/>
    <w:rsid w:val="00075DF1"/>
    <w:rsid w:val="000811DE"/>
    <w:rsid w:val="00085913"/>
    <w:rsid w:val="0009148A"/>
    <w:rsid w:val="0009411F"/>
    <w:rsid w:val="00094D40"/>
    <w:rsid w:val="00095508"/>
    <w:rsid w:val="0009581A"/>
    <w:rsid w:val="00096846"/>
    <w:rsid w:val="000969DE"/>
    <w:rsid w:val="00097C02"/>
    <w:rsid w:val="000A03B4"/>
    <w:rsid w:val="000A0BA7"/>
    <w:rsid w:val="000A2703"/>
    <w:rsid w:val="000A47BA"/>
    <w:rsid w:val="000A526E"/>
    <w:rsid w:val="000A5FC9"/>
    <w:rsid w:val="000A64D3"/>
    <w:rsid w:val="000A7D39"/>
    <w:rsid w:val="000A7E0A"/>
    <w:rsid w:val="000B1220"/>
    <w:rsid w:val="000B24D8"/>
    <w:rsid w:val="000B2A29"/>
    <w:rsid w:val="000B3144"/>
    <w:rsid w:val="000B4333"/>
    <w:rsid w:val="000B43CE"/>
    <w:rsid w:val="000B440E"/>
    <w:rsid w:val="000B518C"/>
    <w:rsid w:val="000B5DBE"/>
    <w:rsid w:val="000B780A"/>
    <w:rsid w:val="000C3BC0"/>
    <w:rsid w:val="000C40EE"/>
    <w:rsid w:val="000C4F61"/>
    <w:rsid w:val="000C5200"/>
    <w:rsid w:val="000C56D2"/>
    <w:rsid w:val="000C672D"/>
    <w:rsid w:val="000C7191"/>
    <w:rsid w:val="000C7F0A"/>
    <w:rsid w:val="000D13E7"/>
    <w:rsid w:val="000D1A2D"/>
    <w:rsid w:val="000D26EB"/>
    <w:rsid w:val="000D369F"/>
    <w:rsid w:val="000D4801"/>
    <w:rsid w:val="000D53C9"/>
    <w:rsid w:val="000D5AC1"/>
    <w:rsid w:val="000D72E5"/>
    <w:rsid w:val="000E77AD"/>
    <w:rsid w:val="000E7FE3"/>
    <w:rsid w:val="000F513D"/>
    <w:rsid w:val="000F7B66"/>
    <w:rsid w:val="00100BF0"/>
    <w:rsid w:val="001013EB"/>
    <w:rsid w:val="00101B91"/>
    <w:rsid w:val="0010362D"/>
    <w:rsid w:val="00107904"/>
    <w:rsid w:val="00107A33"/>
    <w:rsid w:val="0011081B"/>
    <w:rsid w:val="001108E9"/>
    <w:rsid w:val="00110A9C"/>
    <w:rsid w:val="00111DD0"/>
    <w:rsid w:val="001127C3"/>
    <w:rsid w:val="00112AFF"/>
    <w:rsid w:val="00121951"/>
    <w:rsid w:val="0012388E"/>
    <w:rsid w:val="0012451A"/>
    <w:rsid w:val="001245A4"/>
    <w:rsid w:val="00125BF6"/>
    <w:rsid w:val="001268A3"/>
    <w:rsid w:val="00127BC0"/>
    <w:rsid w:val="00135096"/>
    <w:rsid w:val="001414BA"/>
    <w:rsid w:val="00141DB4"/>
    <w:rsid w:val="00144E48"/>
    <w:rsid w:val="00150F1D"/>
    <w:rsid w:val="00151B75"/>
    <w:rsid w:val="00153AC7"/>
    <w:rsid w:val="001548AA"/>
    <w:rsid w:val="00160692"/>
    <w:rsid w:val="00161A74"/>
    <w:rsid w:val="001624FD"/>
    <w:rsid w:val="00163FA0"/>
    <w:rsid w:val="0016597F"/>
    <w:rsid w:val="00165A50"/>
    <w:rsid w:val="00165ED5"/>
    <w:rsid w:val="0017009E"/>
    <w:rsid w:val="00171311"/>
    <w:rsid w:val="001715D9"/>
    <w:rsid w:val="0017517D"/>
    <w:rsid w:val="00180FA8"/>
    <w:rsid w:val="001871E2"/>
    <w:rsid w:val="00187A72"/>
    <w:rsid w:val="00192DE1"/>
    <w:rsid w:val="00197EBF"/>
    <w:rsid w:val="001A027B"/>
    <w:rsid w:val="001A1383"/>
    <w:rsid w:val="001A1844"/>
    <w:rsid w:val="001A468B"/>
    <w:rsid w:val="001B08D2"/>
    <w:rsid w:val="001B25D2"/>
    <w:rsid w:val="001B3531"/>
    <w:rsid w:val="001B6914"/>
    <w:rsid w:val="001C07B2"/>
    <w:rsid w:val="001C28FB"/>
    <w:rsid w:val="001C4477"/>
    <w:rsid w:val="001C5E97"/>
    <w:rsid w:val="001D0E83"/>
    <w:rsid w:val="001D196B"/>
    <w:rsid w:val="001D300A"/>
    <w:rsid w:val="001D7023"/>
    <w:rsid w:val="001E1503"/>
    <w:rsid w:val="001E1980"/>
    <w:rsid w:val="001E2F4D"/>
    <w:rsid w:val="001E342D"/>
    <w:rsid w:val="001E5CF4"/>
    <w:rsid w:val="001E60DE"/>
    <w:rsid w:val="001E645F"/>
    <w:rsid w:val="001F0904"/>
    <w:rsid w:val="001F0AE4"/>
    <w:rsid w:val="001F2173"/>
    <w:rsid w:val="001F7520"/>
    <w:rsid w:val="0020286A"/>
    <w:rsid w:val="0020315D"/>
    <w:rsid w:val="002032C7"/>
    <w:rsid w:val="002039DE"/>
    <w:rsid w:val="002046D3"/>
    <w:rsid w:val="00205706"/>
    <w:rsid w:val="00206943"/>
    <w:rsid w:val="002109A3"/>
    <w:rsid w:val="00213672"/>
    <w:rsid w:val="002147FB"/>
    <w:rsid w:val="00215687"/>
    <w:rsid w:val="00215C44"/>
    <w:rsid w:val="002179A6"/>
    <w:rsid w:val="002200AB"/>
    <w:rsid w:val="00221C22"/>
    <w:rsid w:val="00222D5F"/>
    <w:rsid w:val="0022396F"/>
    <w:rsid w:val="00225C4D"/>
    <w:rsid w:val="0022618A"/>
    <w:rsid w:val="002326DA"/>
    <w:rsid w:val="0023373D"/>
    <w:rsid w:val="0023624D"/>
    <w:rsid w:val="0023674B"/>
    <w:rsid w:val="002367B4"/>
    <w:rsid w:val="00240191"/>
    <w:rsid w:val="0024215A"/>
    <w:rsid w:val="00242268"/>
    <w:rsid w:val="00242E03"/>
    <w:rsid w:val="00243BE5"/>
    <w:rsid w:val="00244D09"/>
    <w:rsid w:val="00245A7C"/>
    <w:rsid w:val="00247D53"/>
    <w:rsid w:val="00251DE2"/>
    <w:rsid w:val="0025301D"/>
    <w:rsid w:val="00253831"/>
    <w:rsid w:val="00253EEE"/>
    <w:rsid w:val="00257AFC"/>
    <w:rsid w:val="00257C00"/>
    <w:rsid w:val="00261F59"/>
    <w:rsid w:val="002622A7"/>
    <w:rsid w:val="00264351"/>
    <w:rsid w:val="0026564C"/>
    <w:rsid w:val="00265952"/>
    <w:rsid w:val="00266657"/>
    <w:rsid w:val="00267B68"/>
    <w:rsid w:val="00272B66"/>
    <w:rsid w:val="002748D7"/>
    <w:rsid w:val="0027614D"/>
    <w:rsid w:val="00276B2A"/>
    <w:rsid w:val="00282160"/>
    <w:rsid w:val="002842C7"/>
    <w:rsid w:val="00285B74"/>
    <w:rsid w:val="002911F4"/>
    <w:rsid w:val="00294343"/>
    <w:rsid w:val="002962FB"/>
    <w:rsid w:val="002A2055"/>
    <w:rsid w:val="002A22C4"/>
    <w:rsid w:val="002A3E42"/>
    <w:rsid w:val="002A6074"/>
    <w:rsid w:val="002A67DD"/>
    <w:rsid w:val="002A6810"/>
    <w:rsid w:val="002B0441"/>
    <w:rsid w:val="002B0AB1"/>
    <w:rsid w:val="002B2DB5"/>
    <w:rsid w:val="002B3F77"/>
    <w:rsid w:val="002B4165"/>
    <w:rsid w:val="002B7BAD"/>
    <w:rsid w:val="002C06C7"/>
    <w:rsid w:val="002C2307"/>
    <w:rsid w:val="002C5DEB"/>
    <w:rsid w:val="002C6A55"/>
    <w:rsid w:val="002D5C74"/>
    <w:rsid w:val="002D6D1D"/>
    <w:rsid w:val="002D760B"/>
    <w:rsid w:val="002D78F9"/>
    <w:rsid w:val="002E04BA"/>
    <w:rsid w:val="002E1464"/>
    <w:rsid w:val="002E1ECE"/>
    <w:rsid w:val="002E5E52"/>
    <w:rsid w:val="002E677B"/>
    <w:rsid w:val="002F425B"/>
    <w:rsid w:val="002F50C8"/>
    <w:rsid w:val="00300827"/>
    <w:rsid w:val="00300D73"/>
    <w:rsid w:val="00303D15"/>
    <w:rsid w:val="003042D7"/>
    <w:rsid w:val="003130B9"/>
    <w:rsid w:val="003151C3"/>
    <w:rsid w:val="00315C4E"/>
    <w:rsid w:val="00315F00"/>
    <w:rsid w:val="00317CAE"/>
    <w:rsid w:val="00322A8B"/>
    <w:rsid w:val="003234DA"/>
    <w:rsid w:val="003236FA"/>
    <w:rsid w:val="00325DA1"/>
    <w:rsid w:val="003304DF"/>
    <w:rsid w:val="0033302B"/>
    <w:rsid w:val="0033419F"/>
    <w:rsid w:val="00335307"/>
    <w:rsid w:val="003366C5"/>
    <w:rsid w:val="00337297"/>
    <w:rsid w:val="00340AC8"/>
    <w:rsid w:val="0034421F"/>
    <w:rsid w:val="00344BF1"/>
    <w:rsid w:val="003518C0"/>
    <w:rsid w:val="0035201B"/>
    <w:rsid w:val="0035375C"/>
    <w:rsid w:val="003605C8"/>
    <w:rsid w:val="003610E9"/>
    <w:rsid w:val="0036116A"/>
    <w:rsid w:val="00362DDD"/>
    <w:rsid w:val="00362FC8"/>
    <w:rsid w:val="003637D9"/>
    <w:rsid w:val="00365A5B"/>
    <w:rsid w:val="003671CB"/>
    <w:rsid w:val="00367498"/>
    <w:rsid w:val="0037002D"/>
    <w:rsid w:val="003711CB"/>
    <w:rsid w:val="00371BED"/>
    <w:rsid w:val="00373088"/>
    <w:rsid w:val="00380718"/>
    <w:rsid w:val="00380A09"/>
    <w:rsid w:val="00381A9C"/>
    <w:rsid w:val="00386328"/>
    <w:rsid w:val="00386354"/>
    <w:rsid w:val="00390CA3"/>
    <w:rsid w:val="00394147"/>
    <w:rsid w:val="003A3FBC"/>
    <w:rsid w:val="003A612C"/>
    <w:rsid w:val="003A6E1E"/>
    <w:rsid w:val="003A75E2"/>
    <w:rsid w:val="003A7B40"/>
    <w:rsid w:val="003B14BE"/>
    <w:rsid w:val="003B24A7"/>
    <w:rsid w:val="003B5C16"/>
    <w:rsid w:val="003B7E55"/>
    <w:rsid w:val="003C1723"/>
    <w:rsid w:val="003C63EC"/>
    <w:rsid w:val="003C78F2"/>
    <w:rsid w:val="003C7DDD"/>
    <w:rsid w:val="003C7ED9"/>
    <w:rsid w:val="003D0F42"/>
    <w:rsid w:val="003E3E29"/>
    <w:rsid w:val="003E4923"/>
    <w:rsid w:val="003F13B4"/>
    <w:rsid w:val="003F1A1A"/>
    <w:rsid w:val="003F1C1B"/>
    <w:rsid w:val="003F334D"/>
    <w:rsid w:val="003F4DEA"/>
    <w:rsid w:val="003F6D9D"/>
    <w:rsid w:val="003F7148"/>
    <w:rsid w:val="003F7E05"/>
    <w:rsid w:val="004001C6"/>
    <w:rsid w:val="004002F3"/>
    <w:rsid w:val="00400FDA"/>
    <w:rsid w:val="00404416"/>
    <w:rsid w:val="00405498"/>
    <w:rsid w:val="00415228"/>
    <w:rsid w:val="00415E44"/>
    <w:rsid w:val="00420CA1"/>
    <w:rsid w:val="004243B7"/>
    <w:rsid w:val="00426857"/>
    <w:rsid w:val="004269D0"/>
    <w:rsid w:val="004270A9"/>
    <w:rsid w:val="004321CB"/>
    <w:rsid w:val="004324E9"/>
    <w:rsid w:val="00432983"/>
    <w:rsid w:val="0043384C"/>
    <w:rsid w:val="00434F1A"/>
    <w:rsid w:val="00436E13"/>
    <w:rsid w:val="0044006D"/>
    <w:rsid w:val="0044067E"/>
    <w:rsid w:val="0044114A"/>
    <w:rsid w:val="00442AEE"/>
    <w:rsid w:val="004431C5"/>
    <w:rsid w:val="0044408C"/>
    <w:rsid w:val="004451D0"/>
    <w:rsid w:val="004458A0"/>
    <w:rsid w:val="004479C0"/>
    <w:rsid w:val="00447D26"/>
    <w:rsid w:val="00450BB2"/>
    <w:rsid w:val="00450C8C"/>
    <w:rsid w:val="00451062"/>
    <w:rsid w:val="00452311"/>
    <w:rsid w:val="00452697"/>
    <w:rsid w:val="004529C9"/>
    <w:rsid w:val="00453C8D"/>
    <w:rsid w:val="00453E4E"/>
    <w:rsid w:val="00454C33"/>
    <w:rsid w:val="0046039D"/>
    <w:rsid w:val="004617E8"/>
    <w:rsid w:val="00461F8D"/>
    <w:rsid w:val="00462D02"/>
    <w:rsid w:val="004648A2"/>
    <w:rsid w:val="00464F49"/>
    <w:rsid w:val="00466818"/>
    <w:rsid w:val="00467645"/>
    <w:rsid w:val="00471BCA"/>
    <w:rsid w:val="004728FD"/>
    <w:rsid w:val="00473E70"/>
    <w:rsid w:val="004764DF"/>
    <w:rsid w:val="004768BC"/>
    <w:rsid w:val="00482C54"/>
    <w:rsid w:val="00483002"/>
    <w:rsid w:val="004834F9"/>
    <w:rsid w:val="00484045"/>
    <w:rsid w:val="004855E5"/>
    <w:rsid w:val="00486021"/>
    <w:rsid w:val="0049027A"/>
    <w:rsid w:val="00490749"/>
    <w:rsid w:val="00495514"/>
    <w:rsid w:val="00497774"/>
    <w:rsid w:val="004A183D"/>
    <w:rsid w:val="004A282E"/>
    <w:rsid w:val="004A68C6"/>
    <w:rsid w:val="004A7257"/>
    <w:rsid w:val="004A79B8"/>
    <w:rsid w:val="004B194B"/>
    <w:rsid w:val="004B4FE7"/>
    <w:rsid w:val="004C0E69"/>
    <w:rsid w:val="004C2415"/>
    <w:rsid w:val="004C3317"/>
    <w:rsid w:val="004D287D"/>
    <w:rsid w:val="004D34CE"/>
    <w:rsid w:val="004E08FF"/>
    <w:rsid w:val="004E0928"/>
    <w:rsid w:val="004E0F38"/>
    <w:rsid w:val="004E158A"/>
    <w:rsid w:val="004E39BD"/>
    <w:rsid w:val="004E4417"/>
    <w:rsid w:val="004E79BF"/>
    <w:rsid w:val="004F4A6E"/>
    <w:rsid w:val="004F630F"/>
    <w:rsid w:val="00500853"/>
    <w:rsid w:val="00503B39"/>
    <w:rsid w:val="005055B3"/>
    <w:rsid w:val="00505B99"/>
    <w:rsid w:val="0051127B"/>
    <w:rsid w:val="00511E6C"/>
    <w:rsid w:val="00515B56"/>
    <w:rsid w:val="00520BC3"/>
    <w:rsid w:val="00521E04"/>
    <w:rsid w:val="005263B9"/>
    <w:rsid w:val="005273E6"/>
    <w:rsid w:val="00530E2A"/>
    <w:rsid w:val="0053182D"/>
    <w:rsid w:val="005340B5"/>
    <w:rsid w:val="00540A9D"/>
    <w:rsid w:val="0054491B"/>
    <w:rsid w:val="00545130"/>
    <w:rsid w:val="00546002"/>
    <w:rsid w:val="00547220"/>
    <w:rsid w:val="00550DCB"/>
    <w:rsid w:val="005518BF"/>
    <w:rsid w:val="0055501A"/>
    <w:rsid w:val="00556B86"/>
    <w:rsid w:val="0056002D"/>
    <w:rsid w:val="00562A50"/>
    <w:rsid w:val="00564A57"/>
    <w:rsid w:val="0056576A"/>
    <w:rsid w:val="0056603E"/>
    <w:rsid w:val="00567702"/>
    <w:rsid w:val="00574EA9"/>
    <w:rsid w:val="0058032C"/>
    <w:rsid w:val="00580CCA"/>
    <w:rsid w:val="00581F3B"/>
    <w:rsid w:val="00584B6B"/>
    <w:rsid w:val="00586236"/>
    <w:rsid w:val="005929A9"/>
    <w:rsid w:val="00593669"/>
    <w:rsid w:val="00594B3C"/>
    <w:rsid w:val="00595D88"/>
    <w:rsid w:val="005A407F"/>
    <w:rsid w:val="005A55E5"/>
    <w:rsid w:val="005A5B94"/>
    <w:rsid w:val="005A6FA9"/>
    <w:rsid w:val="005A78DF"/>
    <w:rsid w:val="005B0034"/>
    <w:rsid w:val="005B0958"/>
    <w:rsid w:val="005B2DAC"/>
    <w:rsid w:val="005B46B0"/>
    <w:rsid w:val="005B489D"/>
    <w:rsid w:val="005B5E9D"/>
    <w:rsid w:val="005B6158"/>
    <w:rsid w:val="005B6AE0"/>
    <w:rsid w:val="005B7E48"/>
    <w:rsid w:val="005C0D66"/>
    <w:rsid w:val="005C1F08"/>
    <w:rsid w:val="005C2888"/>
    <w:rsid w:val="005C2BAC"/>
    <w:rsid w:val="005C310B"/>
    <w:rsid w:val="005C6C24"/>
    <w:rsid w:val="005C71E2"/>
    <w:rsid w:val="005D6826"/>
    <w:rsid w:val="005D77BA"/>
    <w:rsid w:val="005E14E8"/>
    <w:rsid w:val="005E4F91"/>
    <w:rsid w:val="005E698F"/>
    <w:rsid w:val="005F01B2"/>
    <w:rsid w:val="005F049F"/>
    <w:rsid w:val="005F0BA1"/>
    <w:rsid w:val="005F4D73"/>
    <w:rsid w:val="005F7577"/>
    <w:rsid w:val="005F7B51"/>
    <w:rsid w:val="00600B21"/>
    <w:rsid w:val="00600C86"/>
    <w:rsid w:val="0060708D"/>
    <w:rsid w:val="00612B2E"/>
    <w:rsid w:val="00613277"/>
    <w:rsid w:val="00616038"/>
    <w:rsid w:val="00616603"/>
    <w:rsid w:val="00616DD9"/>
    <w:rsid w:val="006171B2"/>
    <w:rsid w:val="00617887"/>
    <w:rsid w:val="0062140A"/>
    <w:rsid w:val="006215E2"/>
    <w:rsid w:val="006227BC"/>
    <w:rsid w:val="0062594F"/>
    <w:rsid w:val="006260CE"/>
    <w:rsid w:val="006264BC"/>
    <w:rsid w:val="0062702D"/>
    <w:rsid w:val="006319DD"/>
    <w:rsid w:val="006335D4"/>
    <w:rsid w:val="0063453D"/>
    <w:rsid w:val="00634B13"/>
    <w:rsid w:val="00635017"/>
    <w:rsid w:val="00641FCC"/>
    <w:rsid w:val="0064274D"/>
    <w:rsid w:val="006431B0"/>
    <w:rsid w:val="00646147"/>
    <w:rsid w:val="00650AD1"/>
    <w:rsid w:val="00650CD8"/>
    <w:rsid w:val="006549D3"/>
    <w:rsid w:val="0066033C"/>
    <w:rsid w:val="00661F87"/>
    <w:rsid w:val="006637BF"/>
    <w:rsid w:val="00663F84"/>
    <w:rsid w:val="00667888"/>
    <w:rsid w:val="00671770"/>
    <w:rsid w:val="00673EEB"/>
    <w:rsid w:val="0067443E"/>
    <w:rsid w:val="00674C0F"/>
    <w:rsid w:val="0067584F"/>
    <w:rsid w:val="006759CE"/>
    <w:rsid w:val="00675EF5"/>
    <w:rsid w:val="00677499"/>
    <w:rsid w:val="0067769A"/>
    <w:rsid w:val="00677A0F"/>
    <w:rsid w:val="006825AD"/>
    <w:rsid w:val="00685BBB"/>
    <w:rsid w:val="00685FA7"/>
    <w:rsid w:val="00690FA5"/>
    <w:rsid w:val="0069179D"/>
    <w:rsid w:val="0069216A"/>
    <w:rsid w:val="00692A5D"/>
    <w:rsid w:val="00693846"/>
    <w:rsid w:val="006955D3"/>
    <w:rsid w:val="00697C7E"/>
    <w:rsid w:val="006A062F"/>
    <w:rsid w:val="006A3227"/>
    <w:rsid w:val="006A6232"/>
    <w:rsid w:val="006A6824"/>
    <w:rsid w:val="006B3013"/>
    <w:rsid w:val="006B3A5C"/>
    <w:rsid w:val="006B4817"/>
    <w:rsid w:val="006B6D84"/>
    <w:rsid w:val="006B71B9"/>
    <w:rsid w:val="006C0002"/>
    <w:rsid w:val="006C5C0E"/>
    <w:rsid w:val="006C7939"/>
    <w:rsid w:val="006D2503"/>
    <w:rsid w:val="006D55AA"/>
    <w:rsid w:val="006D5BFB"/>
    <w:rsid w:val="006D62DB"/>
    <w:rsid w:val="006D6776"/>
    <w:rsid w:val="006D7ED8"/>
    <w:rsid w:val="006E0566"/>
    <w:rsid w:val="006E15B8"/>
    <w:rsid w:val="006E22DC"/>
    <w:rsid w:val="006E439C"/>
    <w:rsid w:val="006E4468"/>
    <w:rsid w:val="006E5541"/>
    <w:rsid w:val="006E572A"/>
    <w:rsid w:val="006E6310"/>
    <w:rsid w:val="006F06E4"/>
    <w:rsid w:val="006F3DCB"/>
    <w:rsid w:val="006F43F7"/>
    <w:rsid w:val="006F5747"/>
    <w:rsid w:val="006F7042"/>
    <w:rsid w:val="00712278"/>
    <w:rsid w:val="00712A4E"/>
    <w:rsid w:val="007155FA"/>
    <w:rsid w:val="007156E4"/>
    <w:rsid w:val="00716822"/>
    <w:rsid w:val="00720377"/>
    <w:rsid w:val="00720876"/>
    <w:rsid w:val="00720BF9"/>
    <w:rsid w:val="00721435"/>
    <w:rsid w:val="00721C74"/>
    <w:rsid w:val="00724E5D"/>
    <w:rsid w:val="00725E1C"/>
    <w:rsid w:val="0073153F"/>
    <w:rsid w:val="00731BE3"/>
    <w:rsid w:val="00733666"/>
    <w:rsid w:val="007342FF"/>
    <w:rsid w:val="00735766"/>
    <w:rsid w:val="00735B83"/>
    <w:rsid w:val="00736AA4"/>
    <w:rsid w:val="007370F3"/>
    <w:rsid w:val="00737667"/>
    <w:rsid w:val="00737A40"/>
    <w:rsid w:val="00741CF6"/>
    <w:rsid w:val="00743FD9"/>
    <w:rsid w:val="00744A27"/>
    <w:rsid w:val="007506AA"/>
    <w:rsid w:val="00754EAF"/>
    <w:rsid w:val="00755653"/>
    <w:rsid w:val="00755F30"/>
    <w:rsid w:val="00756F6A"/>
    <w:rsid w:val="00757111"/>
    <w:rsid w:val="007571E8"/>
    <w:rsid w:val="00757BDC"/>
    <w:rsid w:val="00757BDD"/>
    <w:rsid w:val="00761FB3"/>
    <w:rsid w:val="007620EF"/>
    <w:rsid w:val="007627F5"/>
    <w:rsid w:val="007636DE"/>
    <w:rsid w:val="00766AC0"/>
    <w:rsid w:val="0077155F"/>
    <w:rsid w:val="00772FF3"/>
    <w:rsid w:val="00774CD5"/>
    <w:rsid w:val="007750CC"/>
    <w:rsid w:val="00775492"/>
    <w:rsid w:val="00780D37"/>
    <w:rsid w:val="00781742"/>
    <w:rsid w:val="00782E1E"/>
    <w:rsid w:val="0078571C"/>
    <w:rsid w:val="00786171"/>
    <w:rsid w:val="007862E3"/>
    <w:rsid w:val="007867DD"/>
    <w:rsid w:val="0078783E"/>
    <w:rsid w:val="007953E0"/>
    <w:rsid w:val="007A02E0"/>
    <w:rsid w:val="007A7F7F"/>
    <w:rsid w:val="007B01ED"/>
    <w:rsid w:val="007B1325"/>
    <w:rsid w:val="007B1AD2"/>
    <w:rsid w:val="007B2A3B"/>
    <w:rsid w:val="007B4297"/>
    <w:rsid w:val="007B4938"/>
    <w:rsid w:val="007B4DFA"/>
    <w:rsid w:val="007B5B5F"/>
    <w:rsid w:val="007B5CBB"/>
    <w:rsid w:val="007C038A"/>
    <w:rsid w:val="007C0870"/>
    <w:rsid w:val="007C44BD"/>
    <w:rsid w:val="007C461A"/>
    <w:rsid w:val="007C4DAF"/>
    <w:rsid w:val="007C69F9"/>
    <w:rsid w:val="007D2DE0"/>
    <w:rsid w:val="007D3599"/>
    <w:rsid w:val="007D35F8"/>
    <w:rsid w:val="007D4C1F"/>
    <w:rsid w:val="007D4F63"/>
    <w:rsid w:val="007E3E82"/>
    <w:rsid w:val="007E7F4F"/>
    <w:rsid w:val="007F0B6D"/>
    <w:rsid w:val="007F2594"/>
    <w:rsid w:val="007F349A"/>
    <w:rsid w:val="007F3DE7"/>
    <w:rsid w:val="007F55EE"/>
    <w:rsid w:val="007F6076"/>
    <w:rsid w:val="007F6369"/>
    <w:rsid w:val="00801A88"/>
    <w:rsid w:val="00801EEF"/>
    <w:rsid w:val="008022B1"/>
    <w:rsid w:val="00802576"/>
    <w:rsid w:val="00802B4D"/>
    <w:rsid w:val="00804357"/>
    <w:rsid w:val="008045F5"/>
    <w:rsid w:val="008057AC"/>
    <w:rsid w:val="00805F8D"/>
    <w:rsid w:val="008074EE"/>
    <w:rsid w:val="00810F5D"/>
    <w:rsid w:val="008116B8"/>
    <w:rsid w:val="008136FC"/>
    <w:rsid w:val="008152C1"/>
    <w:rsid w:val="00820F42"/>
    <w:rsid w:val="00821BBD"/>
    <w:rsid w:val="00821C73"/>
    <w:rsid w:val="008253D6"/>
    <w:rsid w:val="008257EA"/>
    <w:rsid w:val="008337FE"/>
    <w:rsid w:val="00833AB8"/>
    <w:rsid w:val="00834A16"/>
    <w:rsid w:val="0083533D"/>
    <w:rsid w:val="008367A0"/>
    <w:rsid w:val="00836C50"/>
    <w:rsid w:val="00842E0A"/>
    <w:rsid w:val="00844599"/>
    <w:rsid w:val="00844ED7"/>
    <w:rsid w:val="008457D4"/>
    <w:rsid w:val="00845959"/>
    <w:rsid w:val="008532C3"/>
    <w:rsid w:val="008611CA"/>
    <w:rsid w:val="008614CA"/>
    <w:rsid w:val="00862892"/>
    <w:rsid w:val="0086419D"/>
    <w:rsid w:val="00865D32"/>
    <w:rsid w:val="00866556"/>
    <w:rsid w:val="008735B0"/>
    <w:rsid w:val="0087452F"/>
    <w:rsid w:val="00874649"/>
    <w:rsid w:val="0087518D"/>
    <w:rsid w:val="00876430"/>
    <w:rsid w:val="00876C4C"/>
    <w:rsid w:val="00876DB9"/>
    <w:rsid w:val="00880720"/>
    <w:rsid w:val="008812D5"/>
    <w:rsid w:val="00890FD7"/>
    <w:rsid w:val="00892810"/>
    <w:rsid w:val="00892C1D"/>
    <w:rsid w:val="00892EEA"/>
    <w:rsid w:val="00893D2A"/>
    <w:rsid w:val="008948D6"/>
    <w:rsid w:val="00895DB1"/>
    <w:rsid w:val="008A63A1"/>
    <w:rsid w:val="008B0C81"/>
    <w:rsid w:val="008B1B80"/>
    <w:rsid w:val="008B42CD"/>
    <w:rsid w:val="008C151B"/>
    <w:rsid w:val="008C7864"/>
    <w:rsid w:val="008D17EE"/>
    <w:rsid w:val="008D25BD"/>
    <w:rsid w:val="008D34AA"/>
    <w:rsid w:val="008D6278"/>
    <w:rsid w:val="008E089C"/>
    <w:rsid w:val="008E1FD6"/>
    <w:rsid w:val="008E3E1F"/>
    <w:rsid w:val="008E5068"/>
    <w:rsid w:val="008F04AF"/>
    <w:rsid w:val="008F0D84"/>
    <w:rsid w:val="008F5CF0"/>
    <w:rsid w:val="009036C9"/>
    <w:rsid w:val="00903BC9"/>
    <w:rsid w:val="0090520F"/>
    <w:rsid w:val="00906290"/>
    <w:rsid w:val="0091154B"/>
    <w:rsid w:val="00912133"/>
    <w:rsid w:val="00914C15"/>
    <w:rsid w:val="00915B61"/>
    <w:rsid w:val="00916A48"/>
    <w:rsid w:val="00917C0B"/>
    <w:rsid w:val="00921087"/>
    <w:rsid w:val="009215F5"/>
    <w:rsid w:val="00927314"/>
    <w:rsid w:val="0092771C"/>
    <w:rsid w:val="00934B1E"/>
    <w:rsid w:val="009351D0"/>
    <w:rsid w:val="00941C3C"/>
    <w:rsid w:val="00941D4C"/>
    <w:rsid w:val="00943636"/>
    <w:rsid w:val="00944FCD"/>
    <w:rsid w:val="0095020B"/>
    <w:rsid w:val="00950A26"/>
    <w:rsid w:val="009537BB"/>
    <w:rsid w:val="0095757F"/>
    <w:rsid w:val="00967F0B"/>
    <w:rsid w:val="00971A0F"/>
    <w:rsid w:val="00972081"/>
    <w:rsid w:val="009733BF"/>
    <w:rsid w:val="00974824"/>
    <w:rsid w:val="00976B32"/>
    <w:rsid w:val="00982000"/>
    <w:rsid w:val="00982CDF"/>
    <w:rsid w:val="00984AE0"/>
    <w:rsid w:val="0098578F"/>
    <w:rsid w:val="00985A91"/>
    <w:rsid w:val="00986D18"/>
    <w:rsid w:val="0098780A"/>
    <w:rsid w:val="00987A59"/>
    <w:rsid w:val="00990852"/>
    <w:rsid w:val="0099146B"/>
    <w:rsid w:val="0099287A"/>
    <w:rsid w:val="00995929"/>
    <w:rsid w:val="00995AAF"/>
    <w:rsid w:val="0099605C"/>
    <w:rsid w:val="009A1609"/>
    <w:rsid w:val="009A3ABE"/>
    <w:rsid w:val="009A4543"/>
    <w:rsid w:val="009A515F"/>
    <w:rsid w:val="009A535D"/>
    <w:rsid w:val="009A572F"/>
    <w:rsid w:val="009A6CD4"/>
    <w:rsid w:val="009B1308"/>
    <w:rsid w:val="009B1498"/>
    <w:rsid w:val="009B1507"/>
    <w:rsid w:val="009B452B"/>
    <w:rsid w:val="009B53D4"/>
    <w:rsid w:val="009C4026"/>
    <w:rsid w:val="009C59DB"/>
    <w:rsid w:val="009C6C7D"/>
    <w:rsid w:val="009C73AC"/>
    <w:rsid w:val="009D7FA0"/>
    <w:rsid w:val="009E053D"/>
    <w:rsid w:val="009E42FC"/>
    <w:rsid w:val="009E4676"/>
    <w:rsid w:val="009E5F4F"/>
    <w:rsid w:val="009E6C7E"/>
    <w:rsid w:val="009F0DE5"/>
    <w:rsid w:val="009F5B85"/>
    <w:rsid w:val="009F69E4"/>
    <w:rsid w:val="009F789A"/>
    <w:rsid w:val="009F78C3"/>
    <w:rsid w:val="00A00A50"/>
    <w:rsid w:val="00A016A6"/>
    <w:rsid w:val="00A04227"/>
    <w:rsid w:val="00A0436E"/>
    <w:rsid w:val="00A06DC7"/>
    <w:rsid w:val="00A072BC"/>
    <w:rsid w:val="00A13CCC"/>
    <w:rsid w:val="00A14A82"/>
    <w:rsid w:val="00A2141D"/>
    <w:rsid w:val="00A23FE6"/>
    <w:rsid w:val="00A25DD7"/>
    <w:rsid w:val="00A2752C"/>
    <w:rsid w:val="00A27E00"/>
    <w:rsid w:val="00A31BB6"/>
    <w:rsid w:val="00A32042"/>
    <w:rsid w:val="00A32145"/>
    <w:rsid w:val="00A32BEA"/>
    <w:rsid w:val="00A33941"/>
    <w:rsid w:val="00A346C7"/>
    <w:rsid w:val="00A3607B"/>
    <w:rsid w:val="00A42867"/>
    <w:rsid w:val="00A42AC9"/>
    <w:rsid w:val="00A42AEC"/>
    <w:rsid w:val="00A45575"/>
    <w:rsid w:val="00A46C40"/>
    <w:rsid w:val="00A52E4E"/>
    <w:rsid w:val="00A53CDA"/>
    <w:rsid w:val="00A56BC9"/>
    <w:rsid w:val="00A5700D"/>
    <w:rsid w:val="00A61E47"/>
    <w:rsid w:val="00A62649"/>
    <w:rsid w:val="00A633A9"/>
    <w:rsid w:val="00A6483A"/>
    <w:rsid w:val="00A660ED"/>
    <w:rsid w:val="00A66F64"/>
    <w:rsid w:val="00A75F86"/>
    <w:rsid w:val="00A813C7"/>
    <w:rsid w:val="00A81673"/>
    <w:rsid w:val="00A81D4B"/>
    <w:rsid w:val="00A833E6"/>
    <w:rsid w:val="00A8384F"/>
    <w:rsid w:val="00A8568D"/>
    <w:rsid w:val="00A85CFC"/>
    <w:rsid w:val="00A91357"/>
    <w:rsid w:val="00A9264E"/>
    <w:rsid w:val="00A92CD4"/>
    <w:rsid w:val="00A939F4"/>
    <w:rsid w:val="00AA02D9"/>
    <w:rsid w:val="00AA1E43"/>
    <w:rsid w:val="00AA313B"/>
    <w:rsid w:val="00AA39B1"/>
    <w:rsid w:val="00AA46CE"/>
    <w:rsid w:val="00AA53C1"/>
    <w:rsid w:val="00AB293A"/>
    <w:rsid w:val="00AB4222"/>
    <w:rsid w:val="00AB6103"/>
    <w:rsid w:val="00AB779F"/>
    <w:rsid w:val="00AD09EA"/>
    <w:rsid w:val="00AD15D5"/>
    <w:rsid w:val="00AD19FD"/>
    <w:rsid w:val="00AD49C1"/>
    <w:rsid w:val="00AD7CE7"/>
    <w:rsid w:val="00AE037B"/>
    <w:rsid w:val="00AE7078"/>
    <w:rsid w:val="00AE7401"/>
    <w:rsid w:val="00AE7E93"/>
    <w:rsid w:val="00AF01FB"/>
    <w:rsid w:val="00AF079B"/>
    <w:rsid w:val="00AF0A77"/>
    <w:rsid w:val="00AF15C7"/>
    <w:rsid w:val="00AF1860"/>
    <w:rsid w:val="00AF4266"/>
    <w:rsid w:val="00AF4A7F"/>
    <w:rsid w:val="00B0017E"/>
    <w:rsid w:val="00B03AF2"/>
    <w:rsid w:val="00B04FEF"/>
    <w:rsid w:val="00B07353"/>
    <w:rsid w:val="00B079AA"/>
    <w:rsid w:val="00B07AA9"/>
    <w:rsid w:val="00B07BF7"/>
    <w:rsid w:val="00B07CF0"/>
    <w:rsid w:val="00B10766"/>
    <w:rsid w:val="00B121E2"/>
    <w:rsid w:val="00B1262E"/>
    <w:rsid w:val="00B13F0C"/>
    <w:rsid w:val="00B144D6"/>
    <w:rsid w:val="00B14704"/>
    <w:rsid w:val="00B15046"/>
    <w:rsid w:val="00B15990"/>
    <w:rsid w:val="00B16509"/>
    <w:rsid w:val="00B17C5D"/>
    <w:rsid w:val="00B2069A"/>
    <w:rsid w:val="00B24B5A"/>
    <w:rsid w:val="00B30CF7"/>
    <w:rsid w:val="00B379BA"/>
    <w:rsid w:val="00B45548"/>
    <w:rsid w:val="00B475BA"/>
    <w:rsid w:val="00B51DF6"/>
    <w:rsid w:val="00B53CF9"/>
    <w:rsid w:val="00B60BA3"/>
    <w:rsid w:val="00B62DFC"/>
    <w:rsid w:val="00B63D85"/>
    <w:rsid w:val="00B65095"/>
    <w:rsid w:val="00B651E8"/>
    <w:rsid w:val="00B710BA"/>
    <w:rsid w:val="00B72076"/>
    <w:rsid w:val="00B73E1D"/>
    <w:rsid w:val="00B74667"/>
    <w:rsid w:val="00B7532A"/>
    <w:rsid w:val="00B767DF"/>
    <w:rsid w:val="00B80DA3"/>
    <w:rsid w:val="00B8302E"/>
    <w:rsid w:val="00B83A91"/>
    <w:rsid w:val="00B83ABE"/>
    <w:rsid w:val="00B84132"/>
    <w:rsid w:val="00B84CF0"/>
    <w:rsid w:val="00B84F97"/>
    <w:rsid w:val="00B8574E"/>
    <w:rsid w:val="00B91268"/>
    <w:rsid w:val="00B94402"/>
    <w:rsid w:val="00B9708E"/>
    <w:rsid w:val="00BA4B57"/>
    <w:rsid w:val="00BA67DC"/>
    <w:rsid w:val="00BB19F0"/>
    <w:rsid w:val="00BB21CE"/>
    <w:rsid w:val="00BB4498"/>
    <w:rsid w:val="00BB6B82"/>
    <w:rsid w:val="00BB75DF"/>
    <w:rsid w:val="00BC146C"/>
    <w:rsid w:val="00BC1592"/>
    <w:rsid w:val="00BC18E6"/>
    <w:rsid w:val="00BC2247"/>
    <w:rsid w:val="00BC439A"/>
    <w:rsid w:val="00BC520C"/>
    <w:rsid w:val="00BC6945"/>
    <w:rsid w:val="00BD1BA7"/>
    <w:rsid w:val="00BD20C5"/>
    <w:rsid w:val="00BD29BC"/>
    <w:rsid w:val="00BD5322"/>
    <w:rsid w:val="00BE16F5"/>
    <w:rsid w:val="00BE16FD"/>
    <w:rsid w:val="00BE1E3B"/>
    <w:rsid w:val="00BE33B4"/>
    <w:rsid w:val="00BE3606"/>
    <w:rsid w:val="00BE3F48"/>
    <w:rsid w:val="00BE4D3B"/>
    <w:rsid w:val="00BE68D0"/>
    <w:rsid w:val="00BE7033"/>
    <w:rsid w:val="00BF444C"/>
    <w:rsid w:val="00BF6A8B"/>
    <w:rsid w:val="00BF6B59"/>
    <w:rsid w:val="00BF6F1F"/>
    <w:rsid w:val="00BF7690"/>
    <w:rsid w:val="00C03F5D"/>
    <w:rsid w:val="00C03F5F"/>
    <w:rsid w:val="00C058FC"/>
    <w:rsid w:val="00C05950"/>
    <w:rsid w:val="00C06590"/>
    <w:rsid w:val="00C10E01"/>
    <w:rsid w:val="00C12B03"/>
    <w:rsid w:val="00C148D1"/>
    <w:rsid w:val="00C15D22"/>
    <w:rsid w:val="00C20644"/>
    <w:rsid w:val="00C2441F"/>
    <w:rsid w:val="00C270F1"/>
    <w:rsid w:val="00C304E8"/>
    <w:rsid w:val="00C31794"/>
    <w:rsid w:val="00C336C2"/>
    <w:rsid w:val="00C349E1"/>
    <w:rsid w:val="00C37230"/>
    <w:rsid w:val="00C37A4C"/>
    <w:rsid w:val="00C37F5F"/>
    <w:rsid w:val="00C414EE"/>
    <w:rsid w:val="00C4166B"/>
    <w:rsid w:val="00C41AF9"/>
    <w:rsid w:val="00C44CC1"/>
    <w:rsid w:val="00C46484"/>
    <w:rsid w:val="00C522B8"/>
    <w:rsid w:val="00C54A61"/>
    <w:rsid w:val="00C555C1"/>
    <w:rsid w:val="00C572E2"/>
    <w:rsid w:val="00C574A2"/>
    <w:rsid w:val="00C6077B"/>
    <w:rsid w:val="00C6082B"/>
    <w:rsid w:val="00C62E7C"/>
    <w:rsid w:val="00C64199"/>
    <w:rsid w:val="00C641EC"/>
    <w:rsid w:val="00C6764B"/>
    <w:rsid w:val="00C67A16"/>
    <w:rsid w:val="00C7013C"/>
    <w:rsid w:val="00C7206E"/>
    <w:rsid w:val="00C724B0"/>
    <w:rsid w:val="00C72A4F"/>
    <w:rsid w:val="00C7450A"/>
    <w:rsid w:val="00C8121A"/>
    <w:rsid w:val="00C81515"/>
    <w:rsid w:val="00C8187F"/>
    <w:rsid w:val="00C81B4E"/>
    <w:rsid w:val="00C825C7"/>
    <w:rsid w:val="00C82C4E"/>
    <w:rsid w:val="00C84C22"/>
    <w:rsid w:val="00C863FD"/>
    <w:rsid w:val="00C93F7F"/>
    <w:rsid w:val="00CA070B"/>
    <w:rsid w:val="00CA1D78"/>
    <w:rsid w:val="00CA22D6"/>
    <w:rsid w:val="00CA5458"/>
    <w:rsid w:val="00CA72D2"/>
    <w:rsid w:val="00CB2D92"/>
    <w:rsid w:val="00CB7ADE"/>
    <w:rsid w:val="00CC0CDE"/>
    <w:rsid w:val="00CC1629"/>
    <w:rsid w:val="00CC7743"/>
    <w:rsid w:val="00CD56A1"/>
    <w:rsid w:val="00CD6994"/>
    <w:rsid w:val="00CD6FFF"/>
    <w:rsid w:val="00CE0DD8"/>
    <w:rsid w:val="00CE3774"/>
    <w:rsid w:val="00CE49AA"/>
    <w:rsid w:val="00CF1027"/>
    <w:rsid w:val="00CF33B9"/>
    <w:rsid w:val="00CF494A"/>
    <w:rsid w:val="00D0004F"/>
    <w:rsid w:val="00D0141C"/>
    <w:rsid w:val="00D033AD"/>
    <w:rsid w:val="00D0629A"/>
    <w:rsid w:val="00D07CEE"/>
    <w:rsid w:val="00D1333F"/>
    <w:rsid w:val="00D13A23"/>
    <w:rsid w:val="00D15194"/>
    <w:rsid w:val="00D151E2"/>
    <w:rsid w:val="00D15498"/>
    <w:rsid w:val="00D15718"/>
    <w:rsid w:val="00D17A91"/>
    <w:rsid w:val="00D20A06"/>
    <w:rsid w:val="00D220E0"/>
    <w:rsid w:val="00D30CEC"/>
    <w:rsid w:val="00D34E4A"/>
    <w:rsid w:val="00D355AE"/>
    <w:rsid w:val="00D37255"/>
    <w:rsid w:val="00D37BD5"/>
    <w:rsid w:val="00D40214"/>
    <w:rsid w:val="00D42BC0"/>
    <w:rsid w:val="00D43287"/>
    <w:rsid w:val="00D43B84"/>
    <w:rsid w:val="00D45314"/>
    <w:rsid w:val="00D51047"/>
    <w:rsid w:val="00D538FB"/>
    <w:rsid w:val="00D540FE"/>
    <w:rsid w:val="00D56E86"/>
    <w:rsid w:val="00D574C6"/>
    <w:rsid w:val="00D6170E"/>
    <w:rsid w:val="00D61916"/>
    <w:rsid w:val="00D6227D"/>
    <w:rsid w:val="00D657C7"/>
    <w:rsid w:val="00D65818"/>
    <w:rsid w:val="00D66BB6"/>
    <w:rsid w:val="00D700DA"/>
    <w:rsid w:val="00D739A1"/>
    <w:rsid w:val="00D74498"/>
    <w:rsid w:val="00D74B50"/>
    <w:rsid w:val="00D74E1D"/>
    <w:rsid w:val="00D760D9"/>
    <w:rsid w:val="00D779D1"/>
    <w:rsid w:val="00D77B30"/>
    <w:rsid w:val="00D77C11"/>
    <w:rsid w:val="00D81809"/>
    <w:rsid w:val="00D83ED8"/>
    <w:rsid w:val="00D84317"/>
    <w:rsid w:val="00D844CF"/>
    <w:rsid w:val="00D85AE1"/>
    <w:rsid w:val="00D86347"/>
    <w:rsid w:val="00D87D8B"/>
    <w:rsid w:val="00D91661"/>
    <w:rsid w:val="00D9444E"/>
    <w:rsid w:val="00DA1D67"/>
    <w:rsid w:val="00DA1E5C"/>
    <w:rsid w:val="00DA328D"/>
    <w:rsid w:val="00DA36E8"/>
    <w:rsid w:val="00DA4A81"/>
    <w:rsid w:val="00DA4C0B"/>
    <w:rsid w:val="00DA6382"/>
    <w:rsid w:val="00DB0D9A"/>
    <w:rsid w:val="00DB44F6"/>
    <w:rsid w:val="00DB549F"/>
    <w:rsid w:val="00DB6F52"/>
    <w:rsid w:val="00DB7826"/>
    <w:rsid w:val="00DC050A"/>
    <w:rsid w:val="00DC0575"/>
    <w:rsid w:val="00DC09D5"/>
    <w:rsid w:val="00DC4FD9"/>
    <w:rsid w:val="00DC681C"/>
    <w:rsid w:val="00DC7727"/>
    <w:rsid w:val="00DD1B1E"/>
    <w:rsid w:val="00DD24E6"/>
    <w:rsid w:val="00DD6875"/>
    <w:rsid w:val="00DD7BE3"/>
    <w:rsid w:val="00DE1538"/>
    <w:rsid w:val="00DE5D45"/>
    <w:rsid w:val="00DF0FAE"/>
    <w:rsid w:val="00DF1811"/>
    <w:rsid w:val="00DF3047"/>
    <w:rsid w:val="00DF3C54"/>
    <w:rsid w:val="00DF7943"/>
    <w:rsid w:val="00E008CD"/>
    <w:rsid w:val="00E10D4B"/>
    <w:rsid w:val="00E1706E"/>
    <w:rsid w:val="00E17C80"/>
    <w:rsid w:val="00E209DC"/>
    <w:rsid w:val="00E21BEA"/>
    <w:rsid w:val="00E2247B"/>
    <w:rsid w:val="00E22C59"/>
    <w:rsid w:val="00E239CE"/>
    <w:rsid w:val="00E25AAB"/>
    <w:rsid w:val="00E31509"/>
    <w:rsid w:val="00E319F7"/>
    <w:rsid w:val="00E339D5"/>
    <w:rsid w:val="00E34110"/>
    <w:rsid w:val="00E345E1"/>
    <w:rsid w:val="00E349DC"/>
    <w:rsid w:val="00E43220"/>
    <w:rsid w:val="00E47977"/>
    <w:rsid w:val="00E518A6"/>
    <w:rsid w:val="00E52793"/>
    <w:rsid w:val="00E56E16"/>
    <w:rsid w:val="00E66D5F"/>
    <w:rsid w:val="00E702AD"/>
    <w:rsid w:val="00E71624"/>
    <w:rsid w:val="00E72369"/>
    <w:rsid w:val="00E73CD1"/>
    <w:rsid w:val="00E74AC7"/>
    <w:rsid w:val="00E7691A"/>
    <w:rsid w:val="00E81A9F"/>
    <w:rsid w:val="00E82C58"/>
    <w:rsid w:val="00E914AB"/>
    <w:rsid w:val="00E92AAE"/>
    <w:rsid w:val="00E942E9"/>
    <w:rsid w:val="00E94771"/>
    <w:rsid w:val="00E94E1A"/>
    <w:rsid w:val="00EA19F4"/>
    <w:rsid w:val="00EA6DC5"/>
    <w:rsid w:val="00EA71B6"/>
    <w:rsid w:val="00EB307A"/>
    <w:rsid w:val="00EC54B0"/>
    <w:rsid w:val="00ED0478"/>
    <w:rsid w:val="00ED069A"/>
    <w:rsid w:val="00ED10A8"/>
    <w:rsid w:val="00ED4A7D"/>
    <w:rsid w:val="00ED60D0"/>
    <w:rsid w:val="00ED6769"/>
    <w:rsid w:val="00EE3B80"/>
    <w:rsid w:val="00EE3EBD"/>
    <w:rsid w:val="00EE449C"/>
    <w:rsid w:val="00EE52FE"/>
    <w:rsid w:val="00EE5AEE"/>
    <w:rsid w:val="00EE6168"/>
    <w:rsid w:val="00EE7E12"/>
    <w:rsid w:val="00EE7F0C"/>
    <w:rsid w:val="00EF012F"/>
    <w:rsid w:val="00EF2EDA"/>
    <w:rsid w:val="00EF3A94"/>
    <w:rsid w:val="00EF421C"/>
    <w:rsid w:val="00EF69D6"/>
    <w:rsid w:val="00EF7B3D"/>
    <w:rsid w:val="00F014BF"/>
    <w:rsid w:val="00F0342C"/>
    <w:rsid w:val="00F03BBE"/>
    <w:rsid w:val="00F07BC0"/>
    <w:rsid w:val="00F10458"/>
    <w:rsid w:val="00F1539F"/>
    <w:rsid w:val="00F20E56"/>
    <w:rsid w:val="00F2142F"/>
    <w:rsid w:val="00F224D5"/>
    <w:rsid w:val="00F23627"/>
    <w:rsid w:val="00F262FA"/>
    <w:rsid w:val="00F31A88"/>
    <w:rsid w:val="00F31CCA"/>
    <w:rsid w:val="00F35A71"/>
    <w:rsid w:val="00F369A2"/>
    <w:rsid w:val="00F40632"/>
    <w:rsid w:val="00F40665"/>
    <w:rsid w:val="00F43628"/>
    <w:rsid w:val="00F4428F"/>
    <w:rsid w:val="00F45A4D"/>
    <w:rsid w:val="00F45D71"/>
    <w:rsid w:val="00F463A2"/>
    <w:rsid w:val="00F47C29"/>
    <w:rsid w:val="00F50D58"/>
    <w:rsid w:val="00F520E0"/>
    <w:rsid w:val="00F52D83"/>
    <w:rsid w:val="00F57EE0"/>
    <w:rsid w:val="00F60DC9"/>
    <w:rsid w:val="00F61C0E"/>
    <w:rsid w:val="00F62C96"/>
    <w:rsid w:val="00F6457B"/>
    <w:rsid w:val="00F660FF"/>
    <w:rsid w:val="00F6677A"/>
    <w:rsid w:val="00F67C5C"/>
    <w:rsid w:val="00F74101"/>
    <w:rsid w:val="00F77F77"/>
    <w:rsid w:val="00F82195"/>
    <w:rsid w:val="00F877E5"/>
    <w:rsid w:val="00F905C0"/>
    <w:rsid w:val="00F9249B"/>
    <w:rsid w:val="00F9494F"/>
    <w:rsid w:val="00FA0950"/>
    <w:rsid w:val="00FA2D96"/>
    <w:rsid w:val="00FA2FB6"/>
    <w:rsid w:val="00FA35AC"/>
    <w:rsid w:val="00FA3848"/>
    <w:rsid w:val="00FA3E5F"/>
    <w:rsid w:val="00FA4CB0"/>
    <w:rsid w:val="00FB0026"/>
    <w:rsid w:val="00FB08AE"/>
    <w:rsid w:val="00FB1DCE"/>
    <w:rsid w:val="00FB2921"/>
    <w:rsid w:val="00FB3FF4"/>
    <w:rsid w:val="00FB4E2F"/>
    <w:rsid w:val="00FB7125"/>
    <w:rsid w:val="00FC286F"/>
    <w:rsid w:val="00FC32AC"/>
    <w:rsid w:val="00FC3E00"/>
    <w:rsid w:val="00FC3E6E"/>
    <w:rsid w:val="00FC6D43"/>
    <w:rsid w:val="00FD1202"/>
    <w:rsid w:val="00FD13C2"/>
    <w:rsid w:val="00FD1564"/>
    <w:rsid w:val="00FD219A"/>
    <w:rsid w:val="00FD2C86"/>
    <w:rsid w:val="00FD2D7A"/>
    <w:rsid w:val="00FD63F8"/>
    <w:rsid w:val="00FD652F"/>
    <w:rsid w:val="00FE22B9"/>
    <w:rsid w:val="00FE38AA"/>
    <w:rsid w:val="00FE3D42"/>
    <w:rsid w:val="00FF0165"/>
    <w:rsid w:val="00FF2E65"/>
    <w:rsid w:val="00FF4174"/>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fillcolor="none [660]" strokecolor="none [1311]">
      <v:fill color="none [660]"/>
      <v:stroke color="none [1311]"/>
      <o:colormru v:ext="edit" colors="#94cc6e,#ffc,#f8f5d0,#f7f2af,#f0f0f0"/>
      <o:colormenu v:ext="edit" fillcolor="none [660]" stroke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F62C96"/>
    <w:pPr>
      <w:spacing w:before="120" w:after="120"/>
    </w:pPr>
    <w:rPr>
      <w:b/>
      <w:bCs/>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D540FE"/>
    <w:rPr>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1">
    <w:name w:val="EmailStyle52"/>
    <w:aliases w:val="EmailStyle52"/>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8D6278"/>
    <w:pPr>
      <w:pBdr>
        <w:top w:val="dashSmallGap" w:sz="18" w:space="1" w:color="C0C0C0"/>
        <w:left w:val="dashSmallGap" w:sz="18" w:space="4" w:color="C0C0C0"/>
        <w:bottom w:val="dashSmallGap" w:sz="18" w:space="1" w:color="C0C0C0"/>
        <w:right w:val="dashSmallGap" w:sz="18" w:space="4" w:color="C0C0C0"/>
      </w:pBdr>
      <w:shd w:val="clear" w:color="auto" w:fill="E1F0D2"/>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hyperlink" Target="mailto:jason.offutt@cccev.co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nick.airdo@cccev.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9C6F9-E3D1-453E-AB89-CA213307C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20</Pages>
  <Words>4282</Words>
  <Characters>24410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28635</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13</cp:revision>
  <cp:lastPrinted>2009-11-25T21:18:00Z</cp:lastPrinted>
  <dcterms:created xsi:type="dcterms:W3CDTF">2009-02-24T22:02:00Z</dcterms:created>
  <dcterms:modified xsi:type="dcterms:W3CDTF">2009-11-25T21:18:00Z</dcterms:modified>
</cp:coreProperties>
</file>